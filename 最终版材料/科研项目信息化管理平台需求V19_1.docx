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imes New Roman"/>
          <w:sz w:val="21"/>
          <w:szCs w:val="22"/>
          <w:lang w:val="en-US" w:eastAsia="zh-CN" w:bidi="ar-SA"/>
        </w:rPr>
        <w:id w:val="147477372"/>
        <w15:color w:val="DBDBDB"/>
        <w:docPartObj>
          <w:docPartGallery w:val="Table of Contents"/>
          <w:docPartUnique/>
        </w:docPartObj>
      </w:sdtPr>
      <w:sdtEndPr>
        <w:rPr>
          <w:rFonts w:ascii="宋体" w:hAnsi="宋体" w:eastAsia="宋体" w:cs="Times New Roman"/>
          <w:sz w:val="28"/>
          <w:szCs w:val="28"/>
          <w:lang w:val="en-US" w:eastAsia="zh-CN" w:bidi="ar-SA"/>
        </w:rPr>
      </w:sdtEndPr>
      <w:sdtContent>
        <w:p w14:paraId="24328734">
          <w:pPr>
            <w:pStyle w:val="17"/>
            <w:adjustRightInd w:val="0"/>
            <w:snapToGrid w:val="0"/>
            <w:spacing w:line="560" w:lineRule="exact"/>
            <w:ind w:left="360" w:firstLine="0" w:firstLineChars="0"/>
            <w:jc w:val="right"/>
            <w:rPr>
              <w:rFonts w:ascii="宋体" w:hAnsi="宋体" w:eastAsia="宋体" w:cs="Times New Roman"/>
              <w:sz w:val="21"/>
              <w:szCs w:val="22"/>
              <w:lang w:val="en-US" w:eastAsia="zh-CN" w:bidi="ar-SA"/>
            </w:rPr>
          </w:pPr>
        </w:p>
        <w:p w14:paraId="24996E0E">
          <w:pPr>
            <w:pStyle w:val="17"/>
            <w:adjustRightInd w:val="0"/>
            <w:snapToGrid w:val="0"/>
            <w:spacing w:line="560" w:lineRule="exact"/>
            <w:ind w:left="360" w:firstLine="0" w:firstLineChars="0"/>
            <w:jc w:val="right"/>
            <w:rPr>
              <w:rFonts w:ascii="宋体" w:hAnsi="宋体" w:eastAsia="宋体" w:cs="Times New Roman"/>
              <w:sz w:val="21"/>
              <w:szCs w:val="22"/>
              <w:lang w:val="en-US" w:eastAsia="zh-CN" w:bidi="ar-SA"/>
            </w:rPr>
          </w:pPr>
        </w:p>
        <w:p w14:paraId="09C5E2E2">
          <w:pPr>
            <w:pStyle w:val="17"/>
            <w:adjustRightInd w:val="0"/>
            <w:snapToGrid w:val="0"/>
            <w:spacing w:line="560" w:lineRule="exact"/>
            <w:ind w:left="360" w:firstLine="0" w:firstLineChars="0"/>
            <w:jc w:val="right"/>
            <w:rPr>
              <w:rFonts w:ascii="仿宋_GB2312" w:hAnsi="仿宋_GB2312" w:eastAsia="隶书"/>
              <w:sz w:val="28"/>
            </w:rPr>
          </w:pPr>
        </w:p>
        <w:p w14:paraId="0CE9EE63">
          <w:pPr>
            <w:pStyle w:val="17"/>
            <w:adjustRightInd w:val="0"/>
            <w:snapToGrid w:val="0"/>
            <w:spacing w:line="560" w:lineRule="exact"/>
            <w:ind w:left="360" w:firstLine="0" w:firstLineChars="0"/>
            <w:jc w:val="right"/>
            <w:rPr>
              <w:rFonts w:hint="default" w:ascii="仿宋_GB2312" w:hAnsi="仿宋_GB2312" w:eastAsia="隶书"/>
              <w:sz w:val="28"/>
              <w:lang w:val="en-US" w:eastAsia="zh-CN"/>
            </w:rPr>
          </w:pPr>
        </w:p>
        <w:p w14:paraId="4F2A8AF8">
          <w:pPr>
            <w:pStyle w:val="17"/>
            <w:adjustRightInd w:val="0"/>
            <w:snapToGrid w:val="0"/>
            <w:spacing w:line="560" w:lineRule="exact"/>
            <w:ind w:left="360" w:firstLine="0" w:firstLineChars="0"/>
            <w:jc w:val="right"/>
            <w:rPr>
              <w:rFonts w:ascii="仿宋_GB2312" w:hAnsi="仿宋_GB2312" w:eastAsia="隶书"/>
              <w:sz w:val="28"/>
            </w:rPr>
          </w:pPr>
        </w:p>
        <w:p w14:paraId="7A440B27">
          <w:pPr>
            <w:pStyle w:val="17"/>
            <w:adjustRightInd w:val="0"/>
            <w:snapToGrid w:val="0"/>
            <w:spacing w:line="560" w:lineRule="exact"/>
            <w:ind w:left="360" w:firstLine="0" w:firstLineChars="0"/>
            <w:jc w:val="right"/>
            <w:rPr>
              <w:rFonts w:ascii="仿宋_GB2312" w:hAnsi="仿宋_GB2312" w:eastAsia="隶书"/>
              <w:sz w:val="28"/>
            </w:rPr>
          </w:pPr>
        </w:p>
        <w:p w14:paraId="4E945916">
          <w:pPr>
            <w:pStyle w:val="17"/>
            <w:adjustRightInd w:val="0"/>
            <w:snapToGrid w:val="0"/>
            <w:spacing w:line="560" w:lineRule="exact"/>
            <w:ind w:left="360" w:firstLine="0" w:firstLineChars="0"/>
            <w:jc w:val="right"/>
            <w:rPr>
              <w:rFonts w:ascii="仿宋_GB2312" w:hAnsi="仿宋_GB2312" w:eastAsia="隶书"/>
              <w:sz w:val="28"/>
            </w:rPr>
          </w:pPr>
        </w:p>
        <w:p w14:paraId="6F5D834E">
          <w:pPr>
            <w:pStyle w:val="17"/>
            <w:adjustRightInd w:val="0"/>
            <w:snapToGrid w:val="0"/>
            <w:spacing w:line="276" w:lineRule="auto"/>
            <w:ind w:firstLine="0" w:firstLineChars="0"/>
            <w:jc w:val="center"/>
            <w:rPr>
              <w:rFonts w:ascii="仿宋_GB2312" w:hAnsi="仿宋_GB2312" w:eastAsia="方正小标宋简体"/>
              <w:sz w:val="52"/>
              <w:szCs w:val="52"/>
            </w:rPr>
          </w:pPr>
          <w:r>
            <w:rPr>
              <w:rFonts w:hint="eastAsia" w:ascii="仿宋_GB2312" w:hAnsi="仿宋_GB2312" w:eastAsia="方正小标宋简体"/>
              <w:sz w:val="52"/>
              <w:szCs w:val="52"/>
            </w:rPr>
            <w:t>科研项目信息化管理平台需求</w:t>
          </w:r>
        </w:p>
        <w:p w14:paraId="651D167C">
          <w:pPr>
            <w:pStyle w:val="17"/>
            <w:adjustRightInd w:val="0"/>
            <w:snapToGrid w:val="0"/>
            <w:spacing w:line="560" w:lineRule="exact"/>
            <w:ind w:left="360" w:firstLine="0" w:firstLineChars="0"/>
            <w:jc w:val="right"/>
            <w:rPr>
              <w:rFonts w:ascii="仿宋_GB2312" w:hAnsi="仿宋_GB2312" w:eastAsia="仿宋_GB2312"/>
              <w:sz w:val="28"/>
            </w:rPr>
          </w:pPr>
        </w:p>
        <w:p w14:paraId="47382C11">
          <w:pPr>
            <w:pStyle w:val="17"/>
            <w:adjustRightInd w:val="0"/>
            <w:snapToGrid w:val="0"/>
            <w:spacing w:line="560" w:lineRule="exact"/>
            <w:ind w:left="360" w:firstLine="0" w:firstLineChars="0"/>
            <w:jc w:val="right"/>
            <w:rPr>
              <w:rFonts w:ascii="仿宋_GB2312" w:hAnsi="仿宋_GB2312" w:eastAsia="仿宋_GB2312"/>
              <w:sz w:val="28"/>
            </w:rPr>
          </w:pPr>
        </w:p>
        <w:p w14:paraId="350C0EF5">
          <w:pPr>
            <w:pStyle w:val="17"/>
            <w:adjustRightInd w:val="0"/>
            <w:snapToGrid w:val="0"/>
            <w:spacing w:line="560" w:lineRule="exact"/>
            <w:ind w:left="360" w:firstLine="0" w:firstLineChars="0"/>
            <w:jc w:val="right"/>
            <w:rPr>
              <w:rFonts w:ascii="仿宋_GB2312" w:hAnsi="仿宋_GB2312" w:eastAsia="仿宋_GB2312"/>
              <w:sz w:val="28"/>
            </w:rPr>
          </w:pPr>
        </w:p>
        <w:p w14:paraId="09E6CBD2">
          <w:pPr>
            <w:pStyle w:val="17"/>
            <w:adjustRightInd w:val="0"/>
            <w:snapToGrid w:val="0"/>
            <w:spacing w:line="560" w:lineRule="exact"/>
            <w:ind w:left="360" w:firstLine="0" w:firstLineChars="0"/>
            <w:jc w:val="right"/>
            <w:rPr>
              <w:rFonts w:ascii="仿宋_GB2312" w:hAnsi="仿宋_GB2312" w:eastAsia="仿宋_GB2312"/>
              <w:sz w:val="28"/>
            </w:rPr>
          </w:pPr>
        </w:p>
        <w:p w14:paraId="0602AA6B">
          <w:pPr>
            <w:pStyle w:val="17"/>
            <w:adjustRightInd w:val="0"/>
            <w:snapToGrid w:val="0"/>
            <w:spacing w:line="560" w:lineRule="exact"/>
            <w:ind w:left="360" w:firstLine="0" w:firstLineChars="0"/>
            <w:jc w:val="right"/>
            <w:rPr>
              <w:rFonts w:ascii="仿宋_GB2312" w:hAnsi="仿宋_GB2312" w:eastAsia="仿宋_GB2312"/>
              <w:sz w:val="28"/>
            </w:rPr>
          </w:pPr>
        </w:p>
        <w:p w14:paraId="48A54FB3">
          <w:pPr>
            <w:pStyle w:val="17"/>
            <w:adjustRightInd w:val="0"/>
            <w:snapToGrid w:val="0"/>
            <w:spacing w:line="560" w:lineRule="exact"/>
            <w:ind w:left="360" w:firstLine="0" w:firstLineChars="0"/>
            <w:jc w:val="right"/>
            <w:rPr>
              <w:rFonts w:ascii="仿宋_GB2312" w:hAnsi="仿宋_GB2312" w:eastAsia="仿宋_GB2312"/>
              <w:sz w:val="28"/>
            </w:rPr>
          </w:pPr>
        </w:p>
        <w:p w14:paraId="7B04F737">
          <w:pPr>
            <w:pStyle w:val="17"/>
            <w:adjustRightInd w:val="0"/>
            <w:snapToGrid w:val="0"/>
            <w:spacing w:line="560" w:lineRule="exact"/>
            <w:ind w:left="360" w:firstLine="0" w:firstLineChars="0"/>
            <w:jc w:val="right"/>
            <w:rPr>
              <w:rFonts w:ascii="仿宋_GB2312" w:hAnsi="仿宋_GB2312" w:eastAsia="仿宋_GB2312"/>
              <w:sz w:val="28"/>
            </w:rPr>
          </w:pPr>
        </w:p>
        <w:p w14:paraId="297DD202">
          <w:pPr>
            <w:pStyle w:val="17"/>
            <w:tabs>
              <w:tab w:val="left" w:pos="6144"/>
              <w:tab w:val="right" w:pos="7946"/>
            </w:tabs>
            <w:adjustRightInd w:val="0"/>
            <w:snapToGrid w:val="0"/>
            <w:spacing w:line="560" w:lineRule="exact"/>
            <w:ind w:left="360" w:firstLine="0" w:firstLineChars="0"/>
            <w:jc w:val="left"/>
            <w:rPr>
              <w:rFonts w:ascii="仿宋_GB2312" w:hAnsi="仿宋_GB2312" w:eastAsia="仿宋_GB2312"/>
              <w:sz w:val="28"/>
            </w:rPr>
          </w:pPr>
          <w:r>
            <w:rPr>
              <w:rFonts w:hint="eastAsia" w:ascii="仿宋_GB2312" w:hAnsi="仿宋_GB2312" w:eastAsia="仿宋_GB2312"/>
              <w:sz w:val="28"/>
            </w:rPr>
            <w:tab/>
          </w:r>
          <w:r>
            <w:rPr>
              <w:rFonts w:hint="eastAsia" w:ascii="仿宋_GB2312" w:hAnsi="仿宋_GB2312" w:eastAsia="仿宋_GB2312"/>
              <w:sz w:val="28"/>
            </w:rPr>
            <w:tab/>
          </w:r>
        </w:p>
        <w:p w14:paraId="47A11D9D">
          <w:pPr>
            <w:pStyle w:val="17"/>
            <w:adjustRightInd w:val="0"/>
            <w:snapToGrid w:val="0"/>
            <w:spacing w:line="560" w:lineRule="exact"/>
            <w:ind w:left="360" w:firstLine="0" w:firstLineChars="0"/>
            <w:jc w:val="right"/>
            <w:rPr>
              <w:rFonts w:ascii="仿宋_GB2312" w:hAnsi="仿宋_GB2312" w:eastAsia="仿宋_GB2312"/>
              <w:sz w:val="28"/>
            </w:rPr>
          </w:pPr>
        </w:p>
        <w:p w14:paraId="3689A7B4">
          <w:pPr>
            <w:pStyle w:val="17"/>
            <w:adjustRightInd w:val="0"/>
            <w:snapToGrid w:val="0"/>
            <w:spacing w:line="560" w:lineRule="exact"/>
            <w:ind w:left="360" w:firstLine="0" w:firstLineChars="0"/>
            <w:jc w:val="right"/>
            <w:rPr>
              <w:rFonts w:ascii="仿宋_GB2312" w:hAnsi="仿宋_GB2312" w:eastAsia="仿宋_GB2312"/>
              <w:sz w:val="28"/>
            </w:rPr>
          </w:pPr>
        </w:p>
        <w:p w14:paraId="5E1A07D6">
          <w:pPr>
            <w:pStyle w:val="17"/>
            <w:adjustRightInd w:val="0"/>
            <w:snapToGrid w:val="0"/>
            <w:spacing w:line="560" w:lineRule="exact"/>
            <w:ind w:left="360" w:firstLine="0" w:firstLineChars="0"/>
            <w:jc w:val="right"/>
            <w:rPr>
              <w:rFonts w:ascii="仿宋_GB2312" w:hAnsi="仿宋_GB2312" w:eastAsia="仿宋_GB2312"/>
              <w:sz w:val="28"/>
            </w:rPr>
          </w:pPr>
        </w:p>
        <w:p w14:paraId="55F4F5C3">
          <w:pPr>
            <w:pStyle w:val="17"/>
            <w:adjustRightInd w:val="0"/>
            <w:snapToGrid w:val="0"/>
            <w:spacing w:line="560" w:lineRule="exact"/>
            <w:ind w:left="360" w:firstLine="0" w:firstLineChars="0"/>
            <w:jc w:val="right"/>
            <w:rPr>
              <w:rFonts w:ascii="仿宋_GB2312" w:hAnsi="仿宋_GB2312" w:eastAsia="仿宋_GB2312"/>
              <w:sz w:val="28"/>
            </w:rPr>
          </w:pPr>
        </w:p>
        <w:p w14:paraId="17601BB0">
          <w:pPr>
            <w:keepNext w:val="0"/>
            <w:keepLines w:val="0"/>
            <w:pageBreakBefore w:val="0"/>
            <w:kinsoku/>
            <w:wordWrap/>
            <w:overflowPunct/>
            <w:topLinePunct w:val="0"/>
            <w:autoSpaceDE/>
            <w:autoSpaceDN/>
            <w:bidi w:val="0"/>
            <w:adjustRightInd w:val="0"/>
            <w:snapToGrid w:val="0"/>
            <w:spacing w:before="0" w:beforeLines="0" w:after="0" w:afterLines="0" w:line="360" w:lineRule="auto"/>
            <w:ind w:left="0" w:leftChars="0" w:right="0" w:rightChars="0" w:firstLine="0" w:firstLineChars="0"/>
            <w:jc w:val="center"/>
            <w:textAlignment w:val="auto"/>
            <w:rPr>
              <w:rFonts w:ascii="宋体" w:hAnsi="宋体" w:eastAsia="宋体" w:cs="Times New Roman"/>
              <w:sz w:val="21"/>
              <w:szCs w:val="22"/>
              <w:lang w:val="en-US" w:eastAsia="zh-CN" w:bidi="ar-SA"/>
            </w:rPr>
          </w:pPr>
          <w:r>
            <w:rPr>
              <w:rFonts w:hint="eastAsia" w:ascii="方正小标宋简体" w:hAnsi="方正小标宋简体" w:eastAsia="方正小标宋简体" w:cs="方正小标宋简体"/>
              <w:sz w:val="32"/>
              <w:szCs w:val="32"/>
            </w:rPr>
            <w:t>202</w:t>
          </w:r>
          <w:r>
            <w:rPr>
              <w:rFonts w:hint="eastAsia" w:ascii="方正小标宋简体" w:hAnsi="方正小标宋简体" w:eastAsia="方正小标宋简体" w:cs="方正小标宋简体"/>
              <w:sz w:val="32"/>
              <w:szCs w:val="32"/>
              <w:lang w:val="en-US" w:eastAsia="zh-CN"/>
            </w:rPr>
            <w:t>6</w:t>
          </w:r>
          <w:r>
            <w:rPr>
              <w:rFonts w:hint="eastAsia" w:ascii="方正小标宋简体" w:hAnsi="方正小标宋简体" w:eastAsia="方正小标宋简体" w:cs="方正小标宋简体"/>
              <w:sz w:val="32"/>
              <w:szCs w:val="32"/>
            </w:rPr>
            <w:t>年</w:t>
          </w:r>
          <w:r>
            <w:rPr>
              <w:rFonts w:hint="eastAsia" w:ascii="方正小标宋简体" w:hAnsi="方正小标宋简体" w:eastAsia="方正小标宋简体" w:cs="方正小标宋简体"/>
              <w:sz w:val="32"/>
              <w:szCs w:val="32"/>
              <w:lang w:val="en-US" w:eastAsia="zh-CN"/>
            </w:rPr>
            <w:t>7</w:t>
          </w:r>
          <w:r>
            <w:rPr>
              <w:rFonts w:hint="eastAsia" w:ascii="方正小标宋简体" w:hAnsi="方正小标宋简体" w:eastAsia="方正小标宋简体" w:cs="方正小标宋简体"/>
              <w:sz w:val="32"/>
              <w:szCs w:val="32"/>
            </w:rPr>
            <w:t>月</w:t>
          </w:r>
        </w:p>
        <w:p w14:paraId="786E4C5C">
          <w:pPr>
            <w:keepNext w:val="0"/>
            <w:keepLines w:val="0"/>
            <w:pageBreakBefore w:val="0"/>
            <w:kinsoku/>
            <w:wordWrap/>
            <w:overflowPunct/>
            <w:topLinePunct w:val="0"/>
            <w:autoSpaceDE/>
            <w:autoSpaceDN/>
            <w:bidi w:val="0"/>
            <w:adjustRightInd w:val="0"/>
            <w:snapToGrid w:val="0"/>
            <w:spacing w:before="0" w:beforeLines="0" w:after="0" w:afterLines="0" w:line="360" w:lineRule="auto"/>
            <w:ind w:left="0" w:leftChars="0" w:right="0" w:rightChars="0" w:firstLine="0" w:firstLineChars="0"/>
            <w:jc w:val="center"/>
            <w:textAlignment w:val="auto"/>
            <w:rPr>
              <w:rFonts w:ascii="宋体" w:hAnsi="宋体" w:eastAsia="宋体"/>
              <w:b/>
              <w:bCs/>
              <w:sz w:val="44"/>
              <w:szCs w:val="44"/>
            </w:rPr>
            <w:sectPr>
              <w:pgSz w:w="11905" w:h="16840"/>
              <w:pgMar w:top="1440" w:right="1800" w:bottom="1440" w:left="1800" w:header="720" w:footer="720" w:gutter="0"/>
              <w:cols w:space="720" w:num="1"/>
            </w:sectPr>
          </w:pPr>
        </w:p>
        <w:p w14:paraId="557A8CBF">
          <w:pPr>
            <w:keepNext w:val="0"/>
            <w:keepLines w:val="0"/>
            <w:pageBreakBefore w:val="0"/>
            <w:kinsoku/>
            <w:wordWrap/>
            <w:overflowPunct/>
            <w:topLinePunct w:val="0"/>
            <w:autoSpaceDE/>
            <w:autoSpaceDN/>
            <w:bidi w:val="0"/>
            <w:adjustRightInd w:val="0"/>
            <w:snapToGrid w:val="0"/>
            <w:spacing w:before="0" w:beforeLines="0" w:after="0" w:afterLines="0" w:line="360" w:lineRule="auto"/>
            <w:ind w:left="0" w:leftChars="0" w:right="0" w:rightChars="0" w:firstLine="0" w:firstLineChars="0"/>
            <w:jc w:val="center"/>
            <w:textAlignment w:val="auto"/>
            <w:rPr>
              <w:b/>
              <w:bCs/>
              <w:sz w:val="44"/>
              <w:szCs w:val="44"/>
            </w:rPr>
          </w:pPr>
          <w:r>
            <w:rPr>
              <w:rFonts w:ascii="宋体" w:hAnsi="宋体" w:eastAsia="宋体"/>
              <w:b/>
              <w:bCs/>
              <w:sz w:val="44"/>
              <w:szCs w:val="44"/>
            </w:rPr>
            <w:t>目录</w:t>
          </w:r>
        </w:p>
        <w:p w14:paraId="0DB6EED7">
          <w:pPr>
            <w:pStyle w:val="6"/>
            <w:tabs>
              <w:tab w:val="right" w:leader="dot" w:pos="8305"/>
            </w:tabs>
            <w:adjustRightInd w:val="0"/>
            <w:snapToGrid w:val="0"/>
            <w:spacing w:line="360" w:lineRule="auto"/>
            <w:rPr>
              <w:sz w:val="28"/>
              <w:szCs w:val="28"/>
            </w:rPr>
          </w:pPr>
          <w:r>
            <w:rPr>
              <w:sz w:val="28"/>
              <w:szCs w:val="28"/>
            </w:rPr>
            <w:fldChar w:fldCharType="begin"/>
          </w:r>
          <w:r>
            <w:rPr>
              <w:sz w:val="28"/>
              <w:szCs w:val="28"/>
            </w:rPr>
            <w:instrText xml:space="preserve">TOC \o "1-1" \h \u </w:instrText>
          </w:r>
          <w:r>
            <w:rPr>
              <w:sz w:val="28"/>
              <w:szCs w:val="28"/>
            </w:rPr>
            <w:fldChar w:fldCharType="separate"/>
          </w:r>
          <w:r>
            <w:rPr>
              <w:sz w:val="28"/>
              <w:szCs w:val="28"/>
            </w:rPr>
            <w:fldChar w:fldCharType="begin"/>
          </w:r>
          <w:r>
            <w:rPr>
              <w:sz w:val="28"/>
              <w:szCs w:val="28"/>
            </w:rPr>
            <w:instrText xml:space="preserve"> HYPERLINK \l _Toc11022 </w:instrText>
          </w:r>
          <w:r>
            <w:rPr>
              <w:sz w:val="28"/>
              <w:szCs w:val="28"/>
            </w:rPr>
            <w:fldChar w:fldCharType="separate"/>
          </w:r>
          <w:r>
            <w:rPr>
              <w:rFonts w:hint="eastAsia" w:ascii="黑体" w:hAnsi="黑体" w:eastAsia="黑体" w:cs="黑体"/>
              <w:bCs/>
              <w:sz w:val="28"/>
              <w:szCs w:val="28"/>
            </w:rPr>
            <w:t>一、平台总体概述</w:t>
          </w:r>
          <w:r>
            <w:rPr>
              <w:sz w:val="28"/>
              <w:szCs w:val="28"/>
            </w:rPr>
            <w:tab/>
          </w:r>
          <w:r>
            <w:rPr>
              <w:rFonts w:hint="eastAsia"/>
              <w:sz w:val="28"/>
              <w:szCs w:val="28"/>
              <w:lang w:val="en-US" w:eastAsia="zh-CN"/>
            </w:rPr>
            <w:t>2</w:t>
          </w:r>
          <w:r>
            <w:rPr>
              <w:sz w:val="28"/>
              <w:szCs w:val="28"/>
            </w:rPr>
            <w:fldChar w:fldCharType="end"/>
          </w:r>
        </w:p>
        <w:p w14:paraId="7328E8C4">
          <w:pPr>
            <w:pStyle w:val="6"/>
            <w:tabs>
              <w:tab w:val="right" w:leader="dot" w:pos="8305"/>
            </w:tabs>
            <w:adjustRightInd w:val="0"/>
            <w:snapToGrid w:val="0"/>
            <w:spacing w:line="360" w:lineRule="auto"/>
            <w:rPr>
              <w:sz w:val="28"/>
              <w:szCs w:val="28"/>
            </w:rPr>
          </w:pPr>
          <w:r>
            <w:rPr>
              <w:sz w:val="28"/>
              <w:szCs w:val="28"/>
            </w:rPr>
            <w:fldChar w:fldCharType="begin"/>
          </w:r>
          <w:r>
            <w:rPr>
              <w:sz w:val="28"/>
              <w:szCs w:val="28"/>
            </w:rPr>
            <w:instrText xml:space="preserve"> HYPERLINK \l _Toc24820 </w:instrText>
          </w:r>
          <w:r>
            <w:rPr>
              <w:sz w:val="28"/>
              <w:szCs w:val="28"/>
            </w:rPr>
            <w:fldChar w:fldCharType="separate"/>
          </w:r>
          <w:r>
            <w:rPr>
              <w:rFonts w:hint="eastAsia" w:ascii="黑体" w:hAnsi="黑体" w:eastAsia="黑体" w:cs="黑体"/>
              <w:bCs/>
              <w:sz w:val="28"/>
              <w:szCs w:val="28"/>
              <w:lang w:val="en-US" w:eastAsia="zh-CN"/>
            </w:rPr>
            <w:t>二、</w:t>
          </w:r>
          <w:r>
            <w:rPr>
              <w:rFonts w:hint="eastAsia" w:ascii="黑体" w:hAnsi="黑体" w:eastAsia="黑体" w:cs="黑体"/>
              <w:bCs/>
              <w:sz w:val="28"/>
              <w:szCs w:val="28"/>
            </w:rPr>
            <w:t>平台基础管理体系</w:t>
          </w:r>
          <w:r>
            <w:rPr>
              <w:sz w:val="28"/>
              <w:szCs w:val="28"/>
            </w:rPr>
            <w:tab/>
          </w:r>
          <w:r>
            <w:rPr>
              <w:rFonts w:hint="eastAsia"/>
              <w:sz w:val="28"/>
              <w:szCs w:val="28"/>
              <w:lang w:val="en-US" w:eastAsia="zh-CN"/>
            </w:rPr>
            <w:t>4</w:t>
          </w:r>
          <w:r>
            <w:rPr>
              <w:sz w:val="28"/>
              <w:szCs w:val="28"/>
            </w:rPr>
            <w:fldChar w:fldCharType="end"/>
          </w:r>
        </w:p>
        <w:p w14:paraId="35DC2F30">
          <w:pPr>
            <w:pStyle w:val="6"/>
            <w:tabs>
              <w:tab w:val="right" w:leader="dot" w:pos="8305"/>
            </w:tabs>
            <w:adjustRightInd w:val="0"/>
            <w:snapToGrid w:val="0"/>
            <w:spacing w:line="360" w:lineRule="auto"/>
            <w:rPr>
              <w:sz w:val="28"/>
              <w:szCs w:val="28"/>
            </w:rPr>
          </w:pPr>
          <w:r>
            <w:rPr>
              <w:sz w:val="28"/>
              <w:szCs w:val="28"/>
            </w:rPr>
            <w:fldChar w:fldCharType="begin"/>
          </w:r>
          <w:r>
            <w:rPr>
              <w:sz w:val="28"/>
              <w:szCs w:val="28"/>
            </w:rPr>
            <w:instrText xml:space="preserve"> HYPERLINK \l _Toc1764 </w:instrText>
          </w:r>
          <w:r>
            <w:rPr>
              <w:sz w:val="28"/>
              <w:szCs w:val="28"/>
            </w:rPr>
            <w:fldChar w:fldCharType="separate"/>
          </w:r>
          <w:r>
            <w:rPr>
              <w:rFonts w:hint="eastAsia" w:ascii="黑体" w:hAnsi="黑体" w:eastAsia="黑体" w:cs="黑体"/>
              <w:bCs/>
              <w:sz w:val="28"/>
              <w:szCs w:val="28"/>
              <w:lang w:val="en-US" w:eastAsia="zh-CN"/>
            </w:rPr>
            <w:t>三、全生命周期整体架构与总流程</w:t>
          </w:r>
          <w:r>
            <w:rPr>
              <w:sz w:val="28"/>
              <w:szCs w:val="28"/>
            </w:rPr>
            <w:tab/>
          </w:r>
          <w:r>
            <w:rPr>
              <w:rFonts w:hint="eastAsia"/>
              <w:sz w:val="28"/>
              <w:szCs w:val="28"/>
              <w:lang w:val="en-US" w:eastAsia="zh-CN"/>
            </w:rPr>
            <w:t>8</w:t>
          </w:r>
          <w:r>
            <w:rPr>
              <w:sz w:val="28"/>
              <w:szCs w:val="28"/>
            </w:rPr>
            <w:fldChar w:fldCharType="end"/>
          </w:r>
        </w:p>
        <w:p w14:paraId="269E42EE">
          <w:pPr>
            <w:pStyle w:val="6"/>
            <w:tabs>
              <w:tab w:val="right" w:leader="dot" w:pos="8305"/>
            </w:tabs>
            <w:adjustRightInd w:val="0"/>
            <w:snapToGrid w:val="0"/>
            <w:spacing w:line="360" w:lineRule="auto"/>
            <w:rPr>
              <w:rFonts w:hint="eastAsia" w:eastAsia="宋体"/>
              <w:sz w:val="28"/>
              <w:szCs w:val="28"/>
              <w:lang w:val="en-US" w:eastAsia="zh-CN"/>
            </w:rPr>
          </w:pPr>
          <w:r>
            <w:rPr>
              <w:sz w:val="28"/>
              <w:szCs w:val="28"/>
            </w:rPr>
            <w:fldChar w:fldCharType="begin"/>
          </w:r>
          <w:r>
            <w:rPr>
              <w:sz w:val="28"/>
              <w:szCs w:val="28"/>
            </w:rPr>
            <w:instrText xml:space="preserve"> HYPERLINK \l _Toc9250 </w:instrText>
          </w:r>
          <w:r>
            <w:rPr>
              <w:sz w:val="28"/>
              <w:szCs w:val="28"/>
            </w:rPr>
            <w:fldChar w:fldCharType="separate"/>
          </w:r>
          <w:r>
            <w:rPr>
              <w:rFonts w:hint="eastAsia" w:ascii="黑体" w:hAnsi="黑体" w:eastAsia="黑体" w:cs="黑体"/>
              <w:bCs/>
              <w:sz w:val="28"/>
              <w:szCs w:val="28"/>
              <w:lang w:val="en-US" w:eastAsia="zh-CN"/>
            </w:rPr>
            <w:t>四、分阶段业务功能与流程细则</w:t>
          </w:r>
          <w:r>
            <w:rPr>
              <w:sz w:val="28"/>
              <w:szCs w:val="28"/>
            </w:rPr>
            <w:tab/>
          </w:r>
          <w:r>
            <w:rPr>
              <w:rFonts w:hint="eastAsia"/>
              <w:sz w:val="28"/>
              <w:szCs w:val="28"/>
              <w:lang w:val="en-US" w:eastAsia="zh-CN"/>
            </w:rPr>
            <w:t>1</w:t>
          </w:r>
          <w:r>
            <w:rPr>
              <w:sz w:val="28"/>
              <w:szCs w:val="28"/>
            </w:rPr>
            <w:fldChar w:fldCharType="end"/>
          </w:r>
          <w:r>
            <w:rPr>
              <w:rFonts w:hint="eastAsia"/>
              <w:sz w:val="28"/>
              <w:szCs w:val="28"/>
              <w:lang w:val="en-US" w:eastAsia="zh-CN"/>
            </w:rPr>
            <w:t>4</w:t>
          </w:r>
        </w:p>
        <w:p w14:paraId="5C8DA5E5">
          <w:pPr>
            <w:keepNext w:val="0"/>
            <w:keepLines w:val="0"/>
            <w:pageBreakBefore w:val="0"/>
            <w:kinsoku/>
            <w:wordWrap/>
            <w:overflowPunct/>
            <w:topLinePunct w:val="0"/>
            <w:autoSpaceDE/>
            <w:autoSpaceDN/>
            <w:bidi w:val="0"/>
            <w:adjustRightInd w:val="0"/>
            <w:snapToGrid w:val="0"/>
            <w:spacing w:line="360" w:lineRule="auto"/>
            <w:textAlignment w:val="auto"/>
            <w:rPr>
              <w:sz w:val="28"/>
              <w:szCs w:val="28"/>
            </w:rPr>
          </w:pPr>
          <w:r>
            <w:rPr>
              <w:sz w:val="28"/>
              <w:szCs w:val="28"/>
            </w:rPr>
            <w:fldChar w:fldCharType="end"/>
          </w:r>
        </w:p>
      </w:sdtContent>
    </w:sdt>
    <w:p w14:paraId="2AB7A9BA"/>
    <w:p w14:paraId="7612DDFB">
      <w:pPr>
        <w:rPr>
          <w:rFonts w:hint="eastAsia" w:ascii="方正小标宋简体" w:hAnsi="方正小标宋简体" w:eastAsia="方正小标宋简体" w:cs="方正小标宋简体"/>
          <w:bCs/>
          <w:sz w:val="44"/>
          <w:szCs w:val="44"/>
        </w:rPr>
      </w:pPr>
      <w:r>
        <w:rPr>
          <w:rFonts w:hint="eastAsia" w:ascii="方正小标宋简体" w:hAnsi="方正小标宋简体" w:eastAsia="方正小标宋简体" w:cs="方正小标宋简体"/>
          <w:bCs/>
          <w:sz w:val="44"/>
          <w:szCs w:val="44"/>
        </w:rPr>
        <w:br w:type="page"/>
      </w:r>
    </w:p>
    <w:p w14:paraId="6885ACDC">
      <w:pPr>
        <w:spacing w:line="560" w:lineRule="exact"/>
        <w:ind w:firstLine="640" w:firstLineChars="200"/>
        <w:jc w:val="left"/>
        <w:outlineLvl w:val="0"/>
        <w:rPr>
          <w:rFonts w:ascii="仿宋_GB2312" w:hAnsi="仿宋_GB2312" w:eastAsia="仿宋_GB2312" w:cs="仿宋_GB2312"/>
          <w:sz w:val="32"/>
          <w:szCs w:val="32"/>
        </w:rPr>
      </w:pPr>
      <w:bookmarkStart w:id="0" w:name="heading_0"/>
      <w:bookmarkStart w:id="1" w:name="_Toc4431"/>
      <w:bookmarkStart w:id="2" w:name="_Toc10306"/>
      <w:bookmarkStart w:id="3" w:name="_Toc11022"/>
      <w:r>
        <w:rPr>
          <w:rFonts w:hint="eastAsia" w:ascii="黑体" w:hAnsi="黑体" w:eastAsia="黑体" w:cs="黑体"/>
          <w:bCs/>
          <w:sz w:val="32"/>
          <w:szCs w:val="32"/>
        </w:rPr>
        <w:t>一、平台总体概述</w:t>
      </w:r>
      <w:bookmarkEnd w:id="0"/>
      <w:bookmarkEnd w:id="1"/>
      <w:bookmarkEnd w:id="2"/>
      <w:bookmarkEnd w:id="3"/>
    </w:p>
    <w:p w14:paraId="50EF6568">
      <w:pPr>
        <w:spacing w:line="560" w:lineRule="exact"/>
        <w:ind w:firstLine="640" w:firstLineChars="200"/>
        <w:jc w:val="left"/>
        <w:outlineLvl w:val="1"/>
        <w:rPr>
          <w:rFonts w:hint="eastAsia" w:ascii="楷体_GB2312" w:hAnsi="楷体_GB2312" w:eastAsia="楷体_GB2312" w:cs="楷体_GB2312"/>
          <w:bCs/>
          <w:sz w:val="32"/>
          <w:szCs w:val="32"/>
        </w:rPr>
      </w:pPr>
      <w:bookmarkStart w:id="4" w:name="heading_1"/>
      <w:r>
        <w:rPr>
          <w:rFonts w:hint="eastAsia" w:ascii="楷体_GB2312" w:hAnsi="楷体_GB2312" w:eastAsia="楷体_GB2312" w:cs="楷体_GB2312"/>
          <w:bCs/>
          <w:sz w:val="32"/>
          <w:szCs w:val="32"/>
        </w:rPr>
        <w:t>（一）建设定位</w:t>
      </w:r>
      <w:bookmarkEnd w:id="4"/>
    </w:p>
    <w:p w14:paraId="0D720A36">
      <w:pPr>
        <w:spacing w:line="560" w:lineRule="exact"/>
        <w:ind w:firstLine="640" w:firstLineChars="200"/>
        <w:jc w:val="left"/>
        <w:rPr>
          <w:rFonts w:hint="eastAsia" w:ascii="仿宋_GB2312" w:hAnsi="仿宋_GB2312" w:eastAsia="仿宋_GB2312" w:cs="仿宋_GB2312"/>
          <w:sz w:val="32"/>
          <w:szCs w:val="32"/>
          <w:lang w:eastAsia="zh-CN"/>
        </w:rPr>
      </w:pPr>
      <w:bookmarkStart w:id="5" w:name="OLE_LINK2"/>
      <w:r>
        <w:rPr>
          <w:rFonts w:hint="eastAsia" w:ascii="仿宋_GB2312" w:hAnsi="仿宋_GB2312" w:eastAsia="仿宋_GB2312" w:cs="仿宋_GB2312"/>
          <w:sz w:val="32"/>
          <w:szCs w:val="32"/>
          <w:lang w:eastAsia="zh-CN"/>
        </w:rPr>
        <w:t>科研项目信息化管理平台是科技管理数智大屏项目的深化与延续。该项目旨在聚焦科研项目业务领域，通过建设管理平台，做好科研项目信息化管理工作，为数智大屏的‘科研项目’板块提供源头数据支撑。</w:t>
      </w:r>
    </w:p>
    <w:p w14:paraId="2F3CA693">
      <w:pPr>
        <w:spacing w:line="560" w:lineRule="exact"/>
        <w:ind w:firstLine="640" w:firstLineChars="200"/>
        <w:jc w:val="left"/>
        <w:rPr>
          <w:rFonts w:ascii="仿宋_GB2312" w:hAnsi="仿宋_GB2312" w:eastAsia="仿宋_GB2312" w:cs="仿宋_GB2312"/>
          <w:sz w:val="32"/>
          <w:szCs w:val="32"/>
        </w:rPr>
      </w:pPr>
      <w:r>
        <w:rPr>
          <w:rFonts w:hint="eastAsia" w:ascii="仿宋_GB2312" w:hAnsi="仿宋_GB2312" w:eastAsia="仿宋_GB2312" w:cs="仿宋_GB2312"/>
          <w:sz w:val="32"/>
          <w:szCs w:val="32"/>
          <w:lang w:eastAsia="zh-CN"/>
        </w:rPr>
        <w:t>平台立足</w:t>
      </w:r>
      <w:r>
        <w:rPr>
          <w:rFonts w:hint="eastAsia" w:ascii="仿宋_GB2312" w:hAnsi="仿宋_GB2312" w:eastAsia="仿宋_GB2312" w:cs="仿宋_GB2312"/>
          <w:sz w:val="32"/>
          <w:szCs w:val="32"/>
        </w:rPr>
        <w:t>统筹归集、宏观管控、不干预具体执行计划的核心管理定位，实现科研项目“一本账”管理，通过构建标准化、差异化、可视化的科研项目管控体系</w:t>
      </w:r>
      <w:r>
        <w:rPr>
          <w:rFonts w:hint="eastAsia" w:ascii="仿宋_GB2312" w:hAnsi="仿宋_GB2312" w:eastAsia="仿宋_GB2312" w:cs="仿宋_GB2312"/>
          <w:sz w:val="32"/>
          <w:szCs w:val="32"/>
          <w:lang w:eastAsia="zh-CN"/>
        </w:rPr>
        <w:t>，支撑</w:t>
      </w:r>
      <w:r>
        <w:rPr>
          <w:rFonts w:hint="eastAsia" w:ascii="仿宋_GB2312" w:hAnsi="仿宋_GB2312" w:eastAsia="仿宋_GB2312" w:cs="仿宋_GB2312"/>
          <w:sz w:val="32"/>
          <w:szCs w:val="32"/>
        </w:rPr>
        <w:t>公司科研项目管理工作规范化、精细化。</w:t>
      </w:r>
    </w:p>
    <w:p w14:paraId="49AF5ED5">
      <w:pPr>
        <w:spacing w:line="560" w:lineRule="exact"/>
        <w:ind w:firstLine="640" w:firstLineChars="200"/>
        <w:jc w:val="left"/>
        <w:rPr>
          <w:rFonts w:ascii="仿宋_GB2312" w:hAnsi="仿宋_GB2312" w:eastAsia="仿宋_GB2312" w:cs="仿宋_GB2312"/>
          <w:sz w:val="32"/>
          <w:szCs w:val="32"/>
        </w:rPr>
      </w:pPr>
      <w:r>
        <w:rPr>
          <w:rFonts w:hint="eastAsia" w:ascii="仿宋_GB2312" w:hAnsi="仿宋_GB2312" w:eastAsia="仿宋_GB2312" w:cs="仿宋_GB2312"/>
          <w:sz w:val="32"/>
          <w:szCs w:val="32"/>
        </w:rPr>
        <w:t>平台覆盖科技部管理的所有科研项目，按照立项渠道，可分为国家级、地方级、公司级三大层级，适配各专项差异化管理流程，同步纳入科研项目全周期科研外协合同、交付物、后评价、协作单位评价等管控，实现科研项目全生命周期信息化管控。</w:t>
      </w:r>
    </w:p>
    <w:bookmarkEnd w:id="5"/>
    <w:p w14:paraId="2B3F7779">
      <w:pPr>
        <w:spacing w:line="560" w:lineRule="exact"/>
        <w:ind w:firstLine="640" w:firstLineChars="200"/>
        <w:jc w:val="left"/>
        <w:outlineLvl w:val="1"/>
        <w:rPr>
          <w:rFonts w:hint="eastAsia" w:ascii="楷体_GB2312" w:hAnsi="楷体_GB2312" w:eastAsia="楷体_GB2312" w:cs="楷体_GB2312"/>
          <w:bCs/>
          <w:sz w:val="32"/>
          <w:szCs w:val="32"/>
        </w:rPr>
      </w:pPr>
      <w:bookmarkStart w:id="6" w:name="heading_2"/>
      <w:r>
        <w:rPr>
          <w:rFonts w:hint="eastAsia" w:ascii="楷体_GB2312" w:hAnsi="楷体_GB2312" w:eastAsia="楷体_GB2312" w:cs="楷体_GB2312"/>
          <w:bCs/>
          <w:sz w:val="32"/>
          <w:szCs w:val="32"/>
        </w:rPr>
        <w:t>（二）建设原则</w:t>
      </w:r>
      <w:bookmarkEnd w:id="6"/>
    </w:p>
    <w:p w14:paraId="023F9217">
      <w:pPr>
        <w:spacing w:line="560" w:lineRule="exact"/>
        <w:ind w:firstLine="640" w:firstLineChars="200"/>
        <w:jc w:val="left"/>
        <w:rPr>
          <w:rFonts w:ascii="仿宋_GB2312" w:hAnsi="仿宋_GB2312" w:eastAsia="仿宋_GB2312" w:cs="仿宋_GB2312"/>
          <w:sz w:val="32"/>
          <w:szCs w:val="32"/>
        </w:rPr>
      </w:pPr>
      <w:r>
        <w:rPr>
          <w:rFonts w:hint="eastAsia" w:ascii="仿宋_GB2312" w:hAnsi="仿宋_GB2312" w:eastAsia="仿宋_GB2312" w:cs="仿宋_GB2312"/>
          <w:sz w:val="32"/>
          <w:szCs w:val="32"/>
        </w:rPr>
        <w:t>结合预研项目管理体系及层级管控要求，平台建设遵循以下原则：</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56"/>
        <w:gridCol w:w="2711"/>
        <w:gridCol w:w="5085"/>
      </w:tblGrid>
      <w:tr w14:paraId="3BA68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 w:type="dxa"/>
            <w:noWrap w:val="0"/>
            <w:tcMar>
              <w:top w:w="60" w:type="dxa"/>
              <w:left w:w="120" w:type="dxa"/>
              <w:bottom w:w="30" w:type="dxa"/>
              <w:right w:w="120" w:type="dxa"/>
            </w:tcMar>
            <w:vAlign w:val="top"/>
          </w:tcPr>
          <w:p w14:paraId="048FF111">
            <w:pPr>
              <w:spacing w:line="360" w:lineRule="exact"/>
              <w:jc w:val="center"/>
              <w:rPr>
                <w:rFonts w:ascii="黑体" w:hAnsi="黑体" w:eastAsia="黑体" w:cs="黑体"/>
                <w:sz w:val="24"/>
                <w:szCs w:val="24"/>
              </w:rPr>
            </w:pPr>
            <w:r>
              <w:rPr>
                <w:rFonts w:hint="eastAsia" w:ascii="黑体" w:hAnsi="黑体" w:eastAsia="黑体" w:cs="黑体"/>
                <w:sz w:val="24"/>
                <w:szCs w:val="24"/>
              </w:rPr>
              <w:t>序号</w:t>
            </w:r>
          </w:p>
        </w:tc>
        <w:tc>
          <w:tcPr>
            <w:tcW w:w="2711" w:type="dxa"/>
            <w:noWrap w:val="0"/>
            <w:tcMar>
              <w:top w:w="60" w:type="dxa"/>
              <w:left w:w="120" w:type="dxa"/>
              <w:bottom w:w="30" w:type="dxa"/>
              <w:right w:w="120" w:type="dxa"/>
            </w:tcMar>
            <w:vAlign w:val="top"/>
          </w:tcPr>
          <w:p w14:paraId="19EAA84F">
            <w:pPr>
              <w:spacing w:line="360" w:lineRule="exact"/>
              <w:jc w:val="center"/>
              <w:rPr>
                <w:rFonts w:ascii="黑体" w:hAnsi="黑体" w:eastAsia="黑体" w:cs="黑体"/>
                <w:sz w:val="24"/>
                <w:szCs w:val="24"/>
              </w:rPr>
            </w:pPr>
            <w:r>
              <w:rPr>
                <w:rFonts w:hint="eastAsia" w:ascii="黑体" w:hAnsi="黑体" w:eastAsia="黑体" w:cs="黑体"/>
                <w:sz w:val="24"/>
                <w:szCs w:val="24"/>
              </w:rPr>
              <w:t>建设原则</w:t>
            </w:r>
          </w:p>
        </w:tc>
        <w:tc>
          <w:tcPr>
            <w:tcW w:w="5085" w:type="dxa"/>
            <w:noWrap w:val="0"/>
            <w:tcMar>
              <w:top w:w="60" w:type="dxa"/>
              <w:left w:w="120" w:type="dxa"/>
              <w:bottom w:w="30" w:type="dxa"/>
              <w:right w:w="120" w:type="dxa"/>
            </w:tcMar>
            <w:vAlign w:val="top"/>
          </w:tcPr>
          <w:p w14:paraId="6617572D">
            <w:pPr>
              <w:spacing w:line="360" w:lineRule="exact"/>
              <w:jc w:val="center"/>
              <w:rPr>
                <w:rFonts w:ascii="黑体" w:hAnsi="黑体" w:eastAsia="黑体" w:cs="黑体"/>
                <w:sz w:val="24"/>
                <w:szCs w:val="24"/>
              </w:rPr>
            </w:pPr>
            <w:r>
              <w:rPr>
                <w:rFonts w:hint="eastAsia" w:ascii="黑体" w:hAnsi="黑体" w:eastAsia="黑体" w:cs="黑体"/>
                <w:sz w:val="24"/>
                <w:szCs w:val="24"/>
              </w:rPr>
              <w:t>具体说明</w:t>
            </w:r>
          </w:p>
        </w:tc>
      </w:tr>
      <w:tr w14:paraId="0C49F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 w:type="dxa"/>
            <w:noWrap w:val="0"/>
            <w:tcMar>
              <w:top w:w="60" w:type="dxa"/>
              <w:left w:w="120" w:type="dxa"/>
              <w:bottom w:w="30" w:type="dxa"/>
              <w:right w:w="120" w:type="dxa"/>
            </w:tcMar>
            <w:vAlign w:val="center"/>
          </w:tcPr>
          <w:p w14:paraId="4C62BF83">
            <w:pPr>
              <w:spacing w:line="3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1</w:t>
            </w:r>
          </w:p>
        </w:tc>
        <w:tc>
          <w:tcPr>
            <w:tcW w:w="2711" w:type="dxa"/>
            <w:noWrap w:val="0"/>
            <w:tcMar>
              <w:top w:w="60" w:type="dxa"/>
              <w:left w:w="120" w:type="dxa"/>
              <w:bottom w:w="30" w:type="dxa"/>
              <w:right w:w="120" w:type="dxa"/>
            </w:tcMar>
            <w:vAlign w:val="center"/>
          </w:tcPr>
          <w:p w14:paraId="5FA9571C">
            <w:pPr>
              <w:spacing w:line="3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统一框架、差异化适配</w:t>
            </w:r>
          </w:p>
        </w:tc>
        <w:tc>
          <w:tcPr>
            <w:tcW w:w="5085" w:type="dxa"/>
            <w:noWrap w:val="0"/>
            <w:tcMar>
              <w:top w:w="60" w:type="dxa"/>
              <w:left w:w="120" w:type="dxa"/>
              <w:bottom w:w="30" w:type="dxa"/>
              <w:right w:w="120" w:type="dxa"/>
            </w:tcMar>
            <w:vAlign w:val="top"/>
          </w:tcPr>
          <w:p w14:paraId="3569ABFA">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rPr>
              <w:t>全域项目统一固化立项、实施、验收三大核心管理阶段，针对各类项目的流程节点、管控标准、审批要求差异化配置，兼容各专项现有管理模式差异。</w:t>
            </w:r>
          </w:p>
        </w:tc>
      </w:tr>
      <w:tr w14:paraId="32A81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 w:type="dxa"/>
            <w:noWrap w:val="0"/>
            <w:tcMar>
              <w:top w:w="60" w:type="dxa"/>
              <w:left w:w="120" w:type="dxa"/>
              <w:bottom w:w="30" w:type="dxa"/>
              <w:right w:w="120" w:type="dxa"/>
            </w:tcMar>
            <w:vAlign w:val="center"/>
          </w:tcPr>
          <w:p w14:paraId="322AF61A">
            <w:pPr>
              <w:spacing w:line="3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2</w:t>
            </w:r>
          </w:p>
        </w:tc>
        <w:tc>
          <w:tcPr>
            <w:tcW w:w="2711" w:type="dxa"/>
            <w:noWrap w:val="0"/>
            <w:tcMar>
              <w:top w:w="60" w:type="dxa"/>
              <w:left w:w="120" w:type="dxa"/>
              <w:bottom w:w="30" w:type="dxa"/>
              <w:right w:w="120" w:type="dxa"/>
            </w:tcMar>
            <w:vAlign w:val="center"/>
          </w:tcPr>
          <w:p w14:paraId="5AD35290">
            <w:pPr>
              <w:spacing w:line="3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聚焦宏观统筹、兼顾日常管控</w:t>
            </w:r>
          </w:p>
        </w:tc>
        <w:tc>
          <w:tcPr>
            <w:tcW w:w="5085" w:type="dxa"/>
            <w:noWrap w:val="0"/>
            <w:tcMar>
              <w:top w:w="60" w:type="dxa"/>
              <w:left w:w="120" w:type="dxa"/>
              <w:bottom w:w="30" w:type="dxa"/>
              <w:right w:w="120" w:type="dxa"/>
            </w:tcMar>
            <w:vAlign w:val="top"/>
          </w:tcPr>
          <w:p w14:paraId="21CD8433">
            <w:pPr>
              <w:spacing w:line="360" w:lineRule="exact"/>
              <w:jc w:val="left"/>
              <w:rPr>
                <w:rFonts w:ascii="仿宋_GB2312" w:hAnsi="仿宋_GB2312" w:eastAsia="仿宋_GB2312" w:cs="仿宋_GB2312"/>
                <w:sz w:val="24"/>
                <w:szCs w:val="24"/>
              </w:rPr>
            </w:pPr>
            <w:bookmarkStart w:id="7" w:name="OLE_LINK1"/>
            <w:r>
              <w:rPr>
                <w:rFonts w:hint="eastAsia" w:ascii="仿宋_GB2312" w:hAnsi="仿宋_GB2312" w:eastAsia="仿宋_GB2312" w:cs="仿宋_GB2312"/>
                <w:sz w:val="24"/>
                <w:szCs w:val="24"/>
              </w:rPr>
              <w:t>聚焦项目核心指标、关键节点、核心数据，满足科研项目宏观统筹需求，同时兼顾科研项目工作计划执行情况。</w:t>
            </w:r>
            <w:bookmarkEnd w:id="7"/>
          </w:p>
        </w:tc>
      </w:tr>
      <w:tr w14:paraId="3FF9B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 w:type="dxa"/>
            <w:noWrap w:val="0"/>
            <w:tcMar>
              <w:top w:w="60" w:type="dxa"/>
              <w:left w:w="120" w:type="dxa"/>
              <w:bottom w:w="30" w:type="dxa"/>
              <w:right w:w="120" w:type="dxa"/>
            </w:tcMar>
            <w:vAlign w:val="center"/>
          </w:tcPr>
          <w:p w14:paraId="606C4E35">
            <w:pPr>
              <w:spacing w:line="3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3</w:t>
            </w:r>
          </w:p>
        </w:tc>
        <w:tc>
          <w:tcPr>
            <w:tcW w:w="2711" w:type="dxa"/>
            <w:noWrap w:val="0"/>
            <w:tcMar>
              <w:top w:w="60" w:type="dxa"/>
              <w:left w:w="120" w:type="dxa"/>
              <w:bottom w:w="30" w:type="dxa"/>
              <w:right w:w="120" w:type="dxa"/>
            </w:tcMar>
            <w:vAlign w:val="center"/>
          </w:tcPr>
          <w:p w14:paraId="250948C3">
            <w:pPr>
              <w:spacing w:line="3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全链闭环、全程可溯</w:t>
            </w:r>
          </w:p>
        </w:tc>
        <w:tc>
          <w:tcPr>
            <w:tcW w:w="5085" w:type="dxa"/>
            <w:noWrap w:val="0"/>
            <w:tcMar>
              <w:top w:w="60" w:type="dxa"/>
              <w:left w:w="120" w:type="dxa"/>
              <w:bottom w:w="30" w:type="dxa"/>
              <w:right w:w="120" w:type="dxa"/>
            </w:tcMar>
            <w:vAlign w:val="top"/>
          </w:tcPr>
          <w:p w14:paraId="22D3876E">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rPr>
              <w:t>覆盖项目申报立项、过程实施、结题验收、</w:t>
            </w:r>
            <w:r>
              <w:rPr>
                <w:rFonts w:hint="eastAsia" w:ascii="仿宋_GB2312" w:hAnsi="仿宋_GB2312" w:eastAsia="仿宋_GB2312" w:cs="仿宋_GB2312"/>
                <w:sz w:val="24"/>
                <w:szCs w:val="24"/>
                <w:lang w:val="en-US" w:eastAsia="zh-CN"/>
              </w:rPr>
              <w:t>成果产出、成果转化、</w:t>
            </w:r>
            <w:r>
              <w:rPr>
                <w:rFonts w:hint="eastAsia" w:ascii="仿宋_GB2312" w:hAnsi="仿宋_GB2312" w:eastAsia="仿宋_GB2312" w:cs="仿宋_GB2312"/>
                <w:sz w:val="24"/>
                <w:szCs w:val="24"/>
              </w:rPr>
              <w:t>协作单位后评价全生命周期，联动科研外协合同、交付物、发票、付款全流程数据，建立全节点到期预警机制，实现预研项目管控可查询、可溯源。</w:t>
            </w:r>
          </w:p>
        </w:tc>
      </w:tr>
      <w:tr w14:paraId="3A33C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 w:type="dxa"/>
            <w:noWrap w:val="0"/>
            <w:tcMar>
              <w:top w:w="60" w:type="dxa"/>
              <w:left w:w="120" w:type="dxa"/>
              <w:bottom w:w="30" w:type="dxa"/>
              <w:right w:w="120" w:type="dxa"/>
            </w:tcMar>
            <w:vAlign w:val="center"/>
          </w:tcPr>
          <w:p w14:paraId="4056D88F">
            <w:pPr>
              <w:spacing w:line="3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4</w:t>
            </w:r>
          </w:p>
        </w:tc>
        <w:tc>
          <w:tcPr>
            <w:tcW w:w="2711" w:type="dxa"/>
            <w:noWrap w:val="0"/>
            <w:tcMar>
              <w:top w:w="60" w:type="dxa"/>
              <w:left w:w="120" w:type="dxa"/>
              <w:bottom w:w="30" w:type="dxa"/>
              <w:right w:w="120" w:type="dxa"/>
            </w:tcMar>
            <w:vAlign w:val="center"/>
          </w:tcPr>
          <w:p w14:paraId="7092793E">
            <w:pPr>
              <w:spacing w:line="3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信息整合，多维可视</w:t>
            </w:r>
          </w:p>
        </w:tc>
        <w:tc>
          <w:tcPr>
            <w:tcW w:w="5085" w:type="dxa"/>
            <w:noWrap w:val="0"/>
            <w:tcMar>
              <w:top w:w="60" w:type="dxa"/>
              <w:left w:w="120" w:type="dxa"/>
              <w:bottom w:w="30" w:type="dxa"/>
              <w:right w:w="120" w:type="dxa"/>
            </w:tcMar>
            <w:vAlign w:val="top"/>
          </w:tcPr>
          <w:p w14:paraId="4CD0374F">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rPr>
              <w:t>整合全域项目台账、数量、经费、进度、成果、转化、协作单位评价数据，通过可视化看板、多维统计报表，实现数据查询、智能分析、风险预警，支撑总部决策。</w:t>
            </w:r>
          </w:p>
        </w:tc>
      </w:tr>
    </w:tbl>
    <w:p w14:paraId="0E538598">
      <w:pPr>
        <w:spacing w:line="240" w:lineRule="auto"/>
        <w:ind w:firstLine="0" w:firstLineChars="0"/>
        <w:jc w:val="left"/>
        <w:outlineLvl w:val="9"/>
        <w:rPr>
          <w:rFonts w:hint="eastAsia" w:ascii="黑体" w:hAnsi="黑体" w:eastAsia="黑体" w:cs="黑体"/>
          <w:bCs/>
          <w:sz w:val="32"/>
          <w:szCs w:val="32"/>
          <w:lang w:val="en-US" w:eastAsia="zh-CN"/>
        </w:rPr>
      </w:pPr>
      <w:bookmarkStart w:id="8" w:name="heading_3"/>
    </w:p>
    <w:p w14:paraId="31F266E4">
      <w:pPr>
        <w:spacing w:line="240" w:lineRule="auto"/>
        <w:ind w:firstLine="0" w:firstLineChars="0"/>
        <w:jc w:val="left"/>
        <w:outlineLvl w:val="9"/>
        <w:rPr>
          <w:rFonts w:hint="eastAsia" w:ascii="黑体" w:hAnsi="黑体" w:eastAsia="黑体" w:cs="黑体"/>
          <w:bCs/>
          <w:sz w:val="32"/>
          <w:szCs w:val="32"/>
          <w:lang w:val="en-US" w:eastAsia="zh-CN"/>
        </w:rPr>
      </w:pPr>
      <w:r>
        <w:rPr>
          <w:rFonts w:hint="eastAsia" w:ascii="黑体" w:hAnsi="黑体" w:eastAsia="黑体" w:cs="黑体"/>
          <w:bCs/>
          <w:sz w:val="32"/>
          <w:szCs w:val="32"/>
          <w:lang w:val="en-US" w:eastAsia="zh-CN"/>
        </w:rPr>
        <w:br w:type="page"/>
      </w:r>
    </w:p>
    <w:p w14:paraId="066B684A">
      <w:pPr>
        <w:spacing w:line="560" w:lineRule="exact"/>
        <w:ind w:firstLine="640" w:firstLineChars="200"/>
        <w:jc w:val="left"/>
        <w:outlineLvl w:val="0"/>
        <w:rPr>
          <w:rFonts w:hint="eastAsia" w:ascii="黑体" w:hAnsi="黑体" w:eastAsia="黑体" w:cs="黑体"/>
          <w:bCs/>
          <w:sz w:val="32"/>
          <w:szCs w:val="32"/>
        </w:rPr>
      </w:pPr>
      <w:bookmarkStart w:id="9" w:name="_Toc24820"/>
      <w:bookmarkStart w:id="10" w:name="_Toc25454"/>
      <w:bookmarkStart w:id="11" w:name="_Toc7606"/>
      <w:r>
        <w:rPr>
          <w:rFonts w:hint="eastAsia" w:ascii="黑体" w:hAnsi="黑体" w:eastAsia="黑体" w:cs="黑体"/>
          <w:bCs/>
          <w:sz w:val="32"/>
          <w:szCs w:val="32"/>
          <w:lang w:val="en-US" w:eastAsia="zh-CN"/>
        </w:rPr>
        <w:t>二、</w:t>
      </w:r>
      <w:r>
        <w:rPr>
          <w:rFonts w:hint="eastAsia" w:ascii="黑体" w:hAnsi="黑体" w:eastAsia="黑体" w:cs="黑体"/>
          <w:bCs/>
          <w:sz w:val="32"/>
          <w:szCs w:val="32"/>
        </w:rPr>
        <w:t>平台基础管理体系</w:t>
      </w:r>
      <w:bookmarkEnd w:id="9"/>
      <w:bookmarkEnd w:id="10"/>
      <w:bookmarkEnd w:id="11"/>
    </w:p>
    <w:p w14:paraId="726B9D95">
      <w:pPr>
        <w:spacing w:line="560" w:lineRule="exact"/>
        <w:ind w:firstLine="640" w:firstLineChars="200"/>
        <w:jc w:val="left"/>
        <w:outlineLvl w:val="1"/>
        <w:rPr>
          <w:rFonts w:hint="eastAsia" w:ascii="楷体_GB2312" w:hAnsi="楷体_GB2312" w:eastAsia="楷体_GB2312" w:cs="楷体_GB2312"/>
          <w:bCs/>
          <w:sz w:val="32"/>
          <w:szCs w:val="32"/>
        </w:rPr>
      </w:pPr>
      <w:r>
        <w:rPr>
          <w:rFonts w:hint="eastAsia" w:ascii="楷体_GB2312" w:hAnsi="楷体_GB2312" w:eastAsia="楷体_GB2312" w:cs="楷体_GB2312"/>
          <w:bCs/>
          <w:sz w:val="32"/>
          <w:szCs w:val="32"/>
        </w:rPr>
        <w:t>（</w:t>
      </w:r>
      <w:r>
        <w:rPr>
          <w:rFonts w:hint="eastAsia" w:ascii="楷体_GB2312" w:hAnsi="楷体_GB2312" w:eastAsia="楷体_GB2312" w:cs="楷体_GB2312"/>
          <w:bCs/>
          <w:sz w:val="32"/>
          <w:szCs w:val="32"/>
          <w:lang w:val="en-US" w:eastAsia="zh-CN"/>
        </w:rPr>
        <w:t>一</w:t>
      </w:r>
      <w:r>
        <w:rPr>
          <w:rFonts w:hint="eastAsia" w:ascii="楷体_GB2312" w:hAnsi="楷体_GB2312" w:eastAsia="楷体_GB2312" w:cs="楷体_GB2312"/>
          <w:bCs/>
          <w:sz w:val="32"/>
          <w:szCs w:val="32"/>
        </w:rPr>
        <w:t>）项目分类体系</w:t>
      </w:r>
      <w:bookmarkEnd w:id="8"/>
    </w:p>
    <w:p w14:paraId="3F89DF4D">
      <w:pPr>
        <w:spacing w:line="560" w:lineRule="exact"/>
        <w:ind w:firstLine="640" w:firstLineChars="200"/>
        <w:jc w:val="left"/>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color w:val="auto"/>
          <w:sz w:val="32"/>
          <w:szCs w:val="32"/>
        </w:rPr>
        <w:t>按照国家、地方、公司级项目所属渠道，实现分类管控、分类统计、分类展示，具体分类如下</w:t>
      </w:r>
      <w:r>
        <w:rPr>
          <w:rFonts w:hint="eastAsia" w:ascii="仿宋_GB2312" w:hAnsi="仿宋_GB2312" w:eastAsia="仿宋_GB2312" w:cs="仿宋_GB2312"/>
          <w:color w:val="auto"/>
          <w:sz w:val="32"/>
          <w:szCs w:val="32"/>
          <w:lang w:eastAsia="zh-CN"/>
        </w:rPr>
        <w:t>：</w:t>
      </w:r>
    </w:p>
    <w:tbl>
      <w:tblPr>
        <w:tblStyle w:val="8"/>
        <w:tblW w:w="8552"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099"/>
        <w:gridCol w:w="1369"/>
        <w:gridCol w:w="1491"/>
        <w:gridCol w:w="1031"/>
        <w:gridCol w:w="1237"/>
        <w:gridCol w:w="2325"/>
        <w:tblGridChange w:id="0">
          <w:tblGrid>
            <w:gridCol w:w="110"/>
            <w:gridCol w:w="989"/>
            <w:gridCol w:w="110"/>
            <w:gridCol w:w="1259"/>
            <w:gridCol w:w="110"/>
            <w:gridCol w:w="1381"/>
            <w:gridCol w:w="110"/>
            <w:gridCol w:w="921"/>
            <w:gridCol w:w="110"/>
            <w:gridCol w:w="1127"/>
            <w:gridCol w:w="110"/>
            <w:gridCol w:w="2215"/>
            <w:gridCol w:w="110"/>
          </w:tblGrid>
        </w:tblGridChange>
      </w:tblGrid>
      <w:tr w14:paraId="27CCDA8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392" w:hRule="atLeast"/>
        </w:trPr>
        <w:tc>
          <w:tcPr>
            <w:tcW w:w="1099" w:type="dxa"/>
            <w:vMerge w:val="restart"/>
            <w:tcBorders>
              <w:top w:val="single" w:color="auto" w:sz="4" w:space="0"/>
              <w:left w:val="single" w:color="auto" w:sz="4" w:space="0"/>
              <w:right w:val="single" w:color="auto" w:sz="4" w:space="0"/>
            </w:tcBorders>
            <w:noWrap w:val="0"/>
            <w:tcMar>
              <w:top w:w="60" w:type="dxa"/>
              <w:left w:w="120" w:type="dxa"/>
              <w:bottom w:w="30" w:type="dxa"/>
              <w:right w:w="120" w:type="dxa"/>
            </w:tcMar>
            <w:vAlign w:val="center"/>
          </w:tcPr>
          <w:p w14:paraId="10F8214B">
            <w:pPr>
              <w:spacing w:line="360" w:lineRule="exact"/>
              <w:jc w:val="center"/>
              <w:rPr>
                <w:rFonts w:ascii="黑体" w:hAnsi="黑体" w:eastAsia="黑体" w:cs="黑体"/>
                <w:color w:val="auto"/>
                <w:sz w:val="24"/>
                <w:szCs w:val="24"/>
              </w:rPr>
            </w:pPr>
            <w:r>
              <w:rPr>
                <w:rFonts w:hint="eastAsia" w:ascii="黑体" w:hAnsi="黑体" w:eastAsia="黑体" w:cs="黑体"/>
                <w:color w:val="auto"/>
                <w:sz w:val="24"/>
                <w:szCs w:val="24"/>
              </w:rPr>
              <w:t>项目层级</w:t>
            </w:r>
          </w:p>
        </w:tc>
        <w:tc>
          <w:tcPr>
            <w:tcW w:w="2860" w:type="dxa"/>
            <w:gridSpan w:val="2"/>
            <w:tcBorders>
              <w:top w:val="single" w:color="auto" w:sz="4" w:space="0"/>
              <w:left w:val="single" w:color="auto" w:sz="4" w:space="0"/>
              <w:bottom w:val="single" w:color="auto" w:sz="4" w:space="0"/>
              <w:right w:val="single" w:color="auto" w:sz="4" w:space="0"/>
            </w:tcBorders>
            <w:noWrap w:val="0"/>
            <w:vAlign w:val="center"/>
          </w:tcPr>
          <w:p w14:paraId="2A0B21BC">
            <w:pPr>
              <w:spacing w:line="360" w:lineRule="exact"/>
              <w:jc w:val="center"/>
              <w:rPr>
                <w:rFonts w:ascii="黑体" w:hAnsi="黑体" w:eastAsia="黑体" w:cs="黑体"/>
                <w:color w:val="auto"/>
                <w:sz w:val="24"/>
                <w:szCs w:val="24"/>
              </w:rPr>
            </w:pPr>
            <w:r>
              <w:rPr>
                <w:rFonts w:hint="eastAsia" w:ascii="黑体" w:hAnsi="黑体" w:eastAsia="黑体" w:cs="黑体"/>
                <w:color w:val="auto"/>
                <w:sz w:val="24"/>
                <w:szCs w:val="24"/>
              </w:rPr>
              <w:t>渠道部门</w:t>
            </w:r>
          </w:p>
        </w:tc>
        <w:tc>
          <w:tcPr>
            <w:tcW w:w="2268" w:type="dxa"/>
            <w:gridSpan w:val="2"/>
            <w:tcBorders>
              <w:top w:val="single" w:color="auto" w:sz="4" w:space="0"/>
              <w:left w:val="single" w:color="auto" w:sz="4" w:space="0"/>
              <w:bottom w:val="single" w:color="auto" w:sz="4" w:space="0"/>
              <w:right w:val="single" w:color="auto" w:sz="4" w:space="0"/>
            </w:tcBorders>
            <w:noWrap w:val="0"/>
            <w:vAlign w:val="center"/>
          </w:tcPr>
          <w:p w14:paraId="22187C64">
            <w:pPr>
              <w:spacing w:line="360" w:lineRule="exact"/>
              <w:jc w:val="center"/>
              <w:rPr>
                <w:rFonts w:ascii="黑体" w:hAnsi="黑体" w:eastAsia="黑体" w:cs="黑体"/>
                <w:color w:val="auto"/>
                <w:sz w:val="24"/>
                <w:szCs w:val="24"/>
              </w:rPr>
            </w:pPr>
            <w:r>
              <w:rPr>
                <w:rFonts w:hint="eastAsia" w:ascii="黑体" w:hAnsi="黑体" w:eastAsia="黑体" w:cs="黑体"/>
                <w:color w:val="auto"/>
                <w:sz w:val="24"/>
                <w:szCs w:val="24"/>
              </w:rPr>
              <w:t>内部管理</w:t>
            </w:r>
          </w:p>
        </w:tc>
        <w:tc>
          <w:tcPr>
            <w:tcW w:w="2325" w:type="dxa"/>
            <w:vMerge w:val="restart"/>
            <w:tcBorders>
              <w:top w:val="single" w:color="auto" w:sz="4" w:space="0"/>
              <w:left w:val="single" w:color="auto" w:sz="4" w:space="0"/>
              <w:right w:val="single" w:color="auto" w:sz="4" w:space="0"/>
            </w:tcBorders>
            <w:noWrap w:val="0"/>
            <w:vAlign w:val="center"/>
          </w:tcPr>
          <w:p w14:paraId="5836CB71">
            <w:pPr>
              <w:spacing w:line="360" w:lineRule="exact"/>
              <w:jc w:val="center"/>
              <w:rPr>
                <w:rFonts w:ascii="黑体" w:hAnsi="黑体" w:eastAsia="黑体" w:cs="黑体"/>
                <w:color w:val="auto"/>
                <w:sz w:val="24"/>
                <w:szCs w:val="24"/>
              </w:rPr>
            </w:pPr>
            <w:r>
              <w:rPr>
                <w:rFonts w:hint="eastAsia" w:ascii="黑体" w:hAnsi="黑体" w:eastAsia="黑体" w:cs="黑体"/>
                <w:color w:val="auto"/>
                <w:sz w:val="24"/>
                <w:szCs w:val="24"/>
              </w:rPr>
              <w:t>渠道名称</w:t>
            </w:r>
          </w:p>
        </w:tc>
      </w:tr>
      <w:tr w14:paraId="1DE02A1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Change w:id="1" w:author="棋卒" w:date="2026-07-14T10:36:04Z">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blPrExChange>
        </w:tblPrEx>
        <w:trPr>
          <w:trHeight w:val="90" w:hRule="atLeast"/>
          <w:trPrChange w:id="1" w:author="棋卒" w:date="2026-07-14T10:36:04Z">
            <w:trPr>
              <w:gridBefore w:val="1"/>
              <w:trHeight w:val="392" w:hRule="atLeast"/>
            </w:trPr>
          </w:trPrChange>
        </w:trPr>
        <w:tc>
          <w:tcPr>
            <w:tcW w:w="1099" w:type="dxa"/>
            <w:vMerge w:val="continue"/>
            <w:tcBorders>
              <w:left w:val="single" w:color="auto" w:sz="4" w:space="0"/>
              <w:bottom w:val="single" w:color="auto" w:sz="4" w:space="0"/>
              <w:right w:val="single" w:color="auto" w:sz="4" w:space="0"/>
            </w:tcBorders>
            <w:noWrap w:val="0"/>
            <w:tcMar>
              <w:top w:w="60" w:type="dxa"/>
              <w:left w:w="120" w:type="dxa"/>
              <w:bottom w:w="30" w:type="dxa"/>
              <w:right w:w="120" w:type="dxa"/>
            </w:tcMar>
            <w:vAlign w:val="center"/>
            <w:tcPrChange w:id="2" w:author="棋卒" w:date="2026-07-14T10:36:04Z">
              <w:tcPr>
                <w:tcW w:w="1099" w:type="dxa"/>
                <w:gridSpan w:val="2"/>
                <w:vMerge w:val="continue"/>
                <w:tcBorders>
                  <w:left w:val="single" w:color="auto" w:sz="4" w:space="0"/>
                  <w:bottom w:val="single" w:color="auto" w:sz="4" w:space="0"/>
                  <w:right w:val="single" w:color="auto" w:sz="4" w:space="0"/>
                </w:tcBorders>
                <w:noWrap w:val="0"/>
                <w:tcMar>
                  <w:top w:w="60" w:type="dxa"/>
                  <w:left w:w="120" w:type="dxa"/>
                  <w:bottom w:w="30" w:type="dxa"/>
                  <w:right w:w="120" w:type="dxa"/>
                </w:tcMar>
                <w:vAlign w:val="center"/>
              </w:tcPr>
            </w:tcPrChange>
          </w:tcPr>
          <w:p w14:paraId="5D356E98">
            <w:pPr>
              <w:spacing w:line="360" w:lineRule="exact"/>
              <w:jc w:val="center"/>
              <w:rPr>
                <w:rFonts w:ascii="黑体" w:hAnsi="黑体" w:eastAsia="黑体" w:cs="黑体"/>
                <w:color w:val="auto"/>
                <w:sz w:val="24"/>
                <w:szCs w:val="24"/>
              </w:rPr>
            </w:pPr>
          </w:p>
        </w:tc>
        <w:tc>
          <w:tcPr>
            <w:tcW w:w="1369" w:type="dxa"/>
            <w:tcBorders>
              <w:top w:val="single" w:color="auto" w:sz="4" w:space="0"/>
              <w:left w:val="single" w:color="auto" w:sz="4" w:space="0"/>
              <w:bottom w:val="single" w:color="auto" w:sz="4" w:space="0"/>
              <w:right w:val="single" w:color="auto" w:sz="4" w:space="0"/>
            </w:tcBorders>
            <w:noWrap w:val="0"/>
            <w:vAlign w:val="center"/>
            <w:tcPrChange w:id="3" w:author="棋卒" w:date="2026-07-14T10:36:04Z">
              <w:tcPr>
                <w:tcW w:w="1369" w:type="dxa"/>
                <w:gridSpan w:val="2"/>
                <w:tcBorders>
                  <w:top w:val="single" w:color="auto" w:sz="4" w:space="0"/>
                  <w:left w:val="single" w:color="auto" w:sz="4" w:space="0"/>
                  <w:bottom w:val="single" w:color="auto" w:sz="4" w:space="0"/>
                  <w:right w:val="single" w:color="auto" w:sz="4" w:space="0"/>
                </w:tcBorders>
                <w:noWrap w:val="0"/>
                <w:vAlign w:val="center"/>
              </w:tcPr>
            </w:tcPrChange>
          </w:tcPr>
          <w:p w14:paraId="78611B3A">
            <w:pPr>
              <w:spacing w:line="360" w:lineRule="exact"/>
              <w:jc w:val="center"/>
              <w:rPr>
                <w:rFonts w:ascii="黑体" w:hAnsi="黑体" w:eastAsia="黑体" w:cs="黑体"/>
                <w:color w:val="auto"/>
                <w:sz w:val="24"/>
                <w:szCs w:val="24"/>
              </w:rPr>
            </w:pPr>
            <w:r>
              <w:rPr>
                <w:rFonts w:hint="eastAsia" w:ascii="黑体" w:hAnsi="黑体" w:eastAsia="黑体" w:cs="黑体"/>
                <w:color w:val="auto"/>
                <w:sz w:val="24"/>
                <w:szCs w:val="24"/>
              </w:rPr>
              <w:t>部委</w:t>
            </w:r>
            <w:r>
              <w:rPr>
                <w:rFonts w:ascii="黑体" w:hAnsi="黑体" w:eastAsia="黑体" w:cs="黑体"/>
                <w:color w:val="auto"/>
                <w:sz w:val="24"/>
                <w:szCs w:val="24"/>
              </w:rPr>
              <w:t>/委局</w:t>
            </w:r>
          </w:p>
        </w:tc>
        <w:tc>
          <w:tcPr>
            <w:tcW w:w="1491" w:type="dxa"/>
            <w:tcBorders>
              <w:top w:val="single" w:color="auto" w:sz="4" w:space="0"/>
              <w:left w:val="single" w:color="auto" w:sz="4" w:space="0"/>
              <w:bottom w:val="single" w:color="auto" w:sz="4" w:space="0"/>
              <w:right w:val="single" w:color="auto" w:sz="4" w:space="0"/>
            </w:tcBorders>
            <w:noWrap w:val="0"/>
            <w:vAlign w:val="center"/>
            <w:tcPrChange w:id="4" w:author="棋卒" w:date="2026-07-14T10:36:04Z">
              <w:tcPr>
                <w:tcW w:w="1491" w:type="dxa"/>
                <w:gridSpan w:val="2"/>
                <w:tcBorders>
                  <w:top w:val="single" w:color="auto" w:sz="4" w:space="0"/>
                  <w:left w:val="single" w:color="auto" w:sz="4" w:space="0"/>
                  <w:bottom w:val="single" w:color="auto" w:sz="4" w:space="0"/>
                  <w:right w:val="single" w:color="auto" w:sz="4" w:space="0"/>
                </w:tcBorders>
                <w:noWrap w:val="0"/>
                <w:vAlign w:val="center"/>
              </w:tcPr>
            </w:tcPrChange>
          </w:tcPr>
          <w:p w14:paraId="153F6D25">
            <w:pPr>
              <w:spacing w:line="360" w:lineRule="exact"/>
              <w:jc w:val="center"/>
              <w:rPr>
                <w:rFonts w:ascii="黑体" w:hAnsi="黑体" w:eastAsia="黑体" w:cs="黑体"/>
                <w:color w:val="auto"/>
                <w:sz w:val="24"/>
                <w:szCs w:val="24"/>
              </w:rPr>
            </w:pPr>
            <w:r>
              <w:rPr>
                <w:rFonts w:hint="eastAsia" w:ascii="黑体" w:hAnsi="黑体" w:eastAsia="黑体" w:cs="黑体"/>
                <w:color w:val="auto"/>
                <w:sz w:val="24"/>
                <w:szCs w:val="24"/>
              </w:rPr>
              <w:t>司局</w:t>
            </w:r>
            <w:r>
              <w:rPr>
                <w:rFonts w:ascii="黑体" w:hAnsi="黑体" w:eastAsia="黑体" w:cs="黑体"/>
                <w:color w:val="auto"/>
                <w:sz w:val="24"/>
                <w:szCs w:val="24"/>
              </w:rPr>
              <w:t>/处室</w:t>
            </w:r>
          </w:p>
        </w:tc>
        <w:tc>
          <w:tcPr>
            <w:tcW w:w="1031" w:type="dxa"/>
            <w:tcBorders>
              <w:top w:val="single" w:color="auto" w:sz="4" w:space="0"/>
              <w:left w:val="single" w:color="auto" w:sz="4" w:space="0"/>
              <w:bottom w:val="single" w:color="auto" w:sz="4" w:space="0"/>
              <w:right w:val="single" w:color="auto" w:sz="4" w:space="0"/>
            </w:tcBorders>
            <w:noWrap w:val="0"/>
            <w:vAlign w:val="center"/>
            <w:tcPrChange w:id="5" w:author="棋卒" w:date="2026-07-14T10:36:04Z">
              <w:tcPr>
                <w:tcW w:w="1031" w:type="dxa"/>
                <w:gridSpan w:val="2"/>
                <w:tcBorders>
                  <w:top w:val="single" w:color="auto" w:sz="4" w:space="0"/>
                  <w:left w:val="single" w:color="auto" w:sz="4" w:space="0"/>
                  <w:bottom w:val="single" w:color="auto" w:sz="4" w:space="0"/>
                  <w:right w:val="single" w:color="auto" w:sz="4" w:space="0"/>
                </w:tcBorders>
                <w:noWrap w:val="0"/>
                <w:vAlign w:val="center"/>
              </w:tcPr>
            </w:tcPrChange>
          </w:tcPr>
          <w:p w14:paraId="42219704">
            <w:pPr>
              <w:spacing w:line="360" w:lineRule="exact"/>
              <w:jc w:val="center"/>
              <w:rPr>
                <w:rFonts w:ascii="黑体" w:hAnsi="黑体" w:eastAsia="黑体" w:cs="黑体"/>
                <w:color w:val="auto"/>
                <w:sz w:val="24"/>
                <w:szCs w:val="24"/>
              </w:rPr>
            </w:pPr>
            <w:r>
              <w:rPr>
                <w:rFonts w:hint="eastAsia" w:ascii="黑体" w:hAnsi="黑体" w:eastAsia="黑体" w:cs="黑体"/>
                <w:color w:val="auto"/>
                <w:sz w:val="24"/>
                <w:szCs w:val="24"/>
              </w:rPr>
              <w:t>部门</w:t>
            </w:r>
          </w:p>
        </w:tc>
        <w:tc>
          <w:tcPr>
            <w:tcW w:w="1237" w:type="dxa"/>
            <w:tcBorders>
              <w:top w:val="single" w:color="auto" w:sz="4" w:space="0"/>
              <w:left w:val="single" w:color="auto" w:sz="4" w:space="0"/>
              <w:bottom w:val="single" w:color="auto" w:sz="4" w:space="0"/>
              <w:right w:val="single" w:color="auto" w:sz="4" w:space="0"/>
            </w:tcBorders>
            <w:noWrap w:val="0"/>
            <w:vAlign w:val="center"/>
            <w:tcPrChange w:id="6" w:author="棋卒" w:date="2026-07-14T10:36:04Z">
              <w:tcPr>
                <w:tcW w:w="1237" w:type="dxa"/>
                <w:gridSpan w:val="2"/>
                <w:tcBorders>
                  <w:top w:val="single" w:color="auto" w:sz="4" w:space="0"/>
                  <w:left w:val="single" w:color="auto" w:sz="4" w:space="0"/>
                  <w:bottom w:val="single" w:color="auto" w:sz="4" w:space="0"/>
                  <w:right w:val="single" w:color="auto" w:sz="4" w:space="0"/>
                </w:tcBorders>
                <w:noWrap w:val="0"/>
                <w:vAlign w:val="center"/>
              </w:tcPr>
            </w:tcPrChange>
          </w:tcPr>
          <w:p w14:paraId="371FC988">
            <w:pPr>
              <w:spacing w:line="360" w:lineRule="exact"/>
              <w:jc w:val="center"/>
              <w:rPr>
                <w:rFonts w:ascii="黑体" w:hAnsi="黑体" w:eastAsia="黑体" w:cs="黑体"/>
                <w:color w:val="auto"/>
                <w:sz w:val="24"/>
                <w:szCs w:val="24"/>
              </w:rPr>
            </w:pPr>
            <w:r>
              <w:rPr>
                <w:rFonts w:hint="eastAsia" w:ascii="黑体" w:hAnsi="黑体" w:eastAsia="黑体" w:cs="黑体"/>
                <w:color w:val="auto"/>
                <w:sz w:val="24"/>
                <w:szCs w:val="24"/>
              </w:rPr>
              <w:t>处室</w:t>
            </w:r>
          </w:p>
        </w:tc>
        <w:tc>
          <w:tcPr>
            <w:tcW w:w="2325" w:type="dxa"/>
            <w:vMerge w:val="continue"/>
            <w:tcBorders>
              <w:left w:val="single" w:color="auto" w:sz="4" w:space="0"/>
              <w:bottom w:val="single" w:color="auto" w:sz="4" w:space="0"/>
              <w:right w:val="single" w:color="auto" w:sz="4" w:space="0"/>
            </w:tcBorders>
            <w:noWrap w:val="0"/>
            <w:vAlign w:val="center"/>
            <w:tcPrChange w:id="7" w:author="棋卒" w:date="2026-07-14T10:36:04Z">
              <w:tcPr>
                <w:tcW w:w="2325" w:type="dxa"/>
                <w:gridSpan w:val="2"/>
                <w:vMerge w:val="continue"/>
                <w:tcBorders>
                  <w:left w:val="single" w:color="auto" w:sz="4" w:space="0"/>
                  <w:bottom w:val="single" w:color="auto" w:sz="4" w:space="0"/>
                  <w:right w:val="single" w:color="auto" w:sz="4" w:space="0"/>
                </w:tcBorders>
                <w:noWrap w:val="0"/>
                <w:vAlign w:val="center"/>
              </w:tcPr>
            </w:tcPrChange>
          </w:tcPr>
          <w:p w14:paraId="484615D4">
            <w:pPr>
              <w:spacing w:line="360" w:lineRule="exact"/>
              <w:jc w:val="center"/>
              <w:rPr>
                <w:rFonts w:ascii="黑体" w:hAnsi="黑体" w:eastAsia="黑体" w:cs="黑体"/>
                <w:color w:val="auto"/>
                <w:sz w:val="24"/>
                <w:szCs w:val="24"/>
              </w:rPr>
            </w:pPr>
          </w:p>
        </w:tc>
      </w:tr>
      <w:tr w14:paraId="0C8C0A4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185" w:hRule="atLeast"/>
        </w:trPr>
        <w:tc>
          <w:tcPr>
            <w:tcW w:w="1099"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00FD4A3F">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国家级</w:t>
            </w:r>
          </w:p>
        </w:tc>
        <w:tc>
          <w:tcPr>
            <w:tcW w:w="1369" w:type="dxa"/>
            <w:tcBorders>
              <w:top w:val="single" w:color="auto" w:sz="4" w:space="0"/>
              <w:left w:val="single" w:color="auto" w:sz="4" w:space="0"/>
              <w:bottom w:val="single" w:color="auto" w:sz="4" w:space="0"/>
              <w:right w:val="single" w:color="auto" w:sz="4" w:space="0"/>
            </w:tcBorders>
            <w:noWrap w:val="0"/>
            <w:vAlign w:val="center"/>
          </w:tcPr>
          <w:p w14:paraId="015DAFAA">
            <w:pPr>
              <w:spacing w:line="360" w:lineRule="exact"/>
              <w:jc w:val="center"/>
              <w:rPr>
                <w:rFonts w:ascii="仿宋_GB2312" w:hAnsi="仿宋_GB2312" w:eastAsia="仿宋_GB2312" w:cs="仿宋_GB2312"/>
                <w:color w:val="auto"/>
                <w:sz w:val="24"/>
                <w:szCs w:val="24"/>
              </w:rPr>
            </w:pPr>
            <w:r>
              <w:rPr>
                <w:rFonts w:ascii="仿宋_GB2312" w:hAnsi="仿宋_GB2312" w:eastAsia="仿宋_GB2312" w:cs="仿宋_GB2312"/>
                <w:color w:val="auto"/>
                <w:sz w:val="24"/>
                <w:szCs w:val="24"/>
              </w:rPr>
              <w:t>GXB</w:t>
            </w:r>
          </w:p>
        </w:tc>
        <w:tc>
          <w:tcPr>
            <w:tcW w:w="1491" w:type="dxa"/>
            <w:tcBorders>
              <w:top w:val="single" w:color="auto" w:sz="4" w:space="0"/>
              <w:left w:val="single" w:color="auto" w:sz="4" w:space="0"/>
              <w:bottom w:val="single" w:color="auto" w:sz="4" w:space="0"/>
              <w:right w:val="single" w:color="auto" w:sz="4" w:space="0"/>
            </w:tcBorders>
            <w:noWrap w:val="0"/>
            <w:vAlign w:val="center"/>
          </w:tcPr>
          <w:p w14:paraId="6EE4AF54">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装备二司</w:t>
            </w:r>
          </w:p>
        </w:tc>
        <w:tc>
          <w:tcPr>
            <w:tcW w:w="1031" w:type="dxa"/>
            <w:tcBorders>
              <w:top w:val="single" w:color="auto" w:sz="4" w:space="0"/>
              <w:left w:val="single" w:color="auto" w:sz="4" w:space="0"/>
              <w:bottom w:val="single" w:color="auto" w:sz="4" w:space="0"/>
              <w:right w:val="single" w:color="auto" w:sz="4" w:space="0"/>
            </w:tcBorders>
            <w:noWrap w:val="0"/>
            <w:vAlign w:val="center"/>
          </w:tcPr>
          <w:p w14:paraId="7D72B332">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科技部</w:t>
            </w:r>
          </w:p>
        </w:tc>
        <w:tc>
          <w:tcPr>
            <w:tcW w:w="1237" w:type="dxa"/>
            <w:tcBorders>
              <w:top w:val="single" w:color="auto" w:sz="4" w:space="0"/>
              <w:left w:val="single" w:color="auto" w:sz="4" w:space="0"/>
              <w:bottom w:val="single" w:color="auto" w:sz="4" w:space="0"/>
              <w:right w:val="single" w:color="auto" w:sz="4" w:space="0"/>
            </w:tcBorders>
            <w:noWrap w:val="0"/>
            <w:vAlign w:val="center"/>
          </w:tcPr>
          <w:p w14:paraId="47E1C80A">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科研项目处</w:t>
            </w:r>
          </w:p>
        </w:tc>
        <w:tc>
          <w:tcPr>
            <w:tcW w:w="2325" w:type="dxa"/>
            <w:tcBorders>
              <w:top w:val="single" w:color="auto" w:sz="4" w:space="0"/>
              <w:left w:val="single" w:color="auto" w:sz="4" w:space="0"/>
              <w:bottom w:val="single" w:color="auto" w:sz="4" w:space="0"/>
              <w:right w:val="single" w:color="auto" w:sz="4" w:space="0"/>
            </w:tcBorders>
            <w:noWrap w:val="0"/>
            <w:vAlign w:val="center"/>
          </w:tcPr>
          <w:p w14:paraId="6F0FF0A8">
            <w:pPr>
              <w:spacing w:line="360" w:lineRule="exact"/>
              <w:jc w:val="center"/>
              <w:rPr>
                <w:rFonts w:ascii="仿宋_GB2312" w:hAnsi="仿宋_GB2312" w:eastAsia="仿宋_GB2312" w:cs="仿宋_GB2312"/>
                <w:color w:val="auto"/>
                <w:sz w:val="24"/>
                <w:szCs w:val="24"/>
              </w:rPr>
            </w:pPr>
            <w:bookmarkStart w:id="12" w:name="OLE_LINK3"/>
            <w:r>
              <w:rPr>
                <w:rFonts w:ascii="仿宋_GB2312" w:hAnsi="仿宋_GB2312" w:eastAsia="仿宋_GB2312" w:cs="仿宋_GB2312"/>
                <w:color w:val="auto"/>
                <w:sz w:val="24"/>
                <w:szCs w:val="24"/>
              </w:rPr>
              <w:t>MJKY</w:t>
            </w:r>
            <w:bookmarkEnd w:id="12"/>
          </w:p>
        </w:tc>
      </w:tr>
      <w:tr w14:paraId="4733D12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149" w:hRule="atLeast"/>
        </w:trPr>
        <w:tc>
          <w:tcPr>
            <w:tcW w:w="1099"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1D51BCE1">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国家级</w:t>
            </w:r>
          </w:p>
        </w:tc>
        <w:tc>
          <w:tcPr>
            <w:tcW w:w="1369" w:type="dxa"/>
            <w:tcBorders>
              <w:top w:val="single" w:color="auto" w:sz="4" w:space="0"/>
              <w:left w:val="single" w:color="auto" w:sz="4" w:space="0"/>
              <w:bottom w:val="single" w:color="auto" w:sz="4" w:space="0"/>
              <w:right w:val="single" w:color="auto" w:sz="4" w:space="0"/>
            </w:tcBorders>
            <w:noWrap w:val="0"/>
            <w:vAlign w:val="center"/>
          </w:tcPr>
          <w:p w14:paraId="1FF9F2F4">
            <w:pPr>
              <w:spacing w:line="360" w:lineRule="exact"/>
              <w:jc w:val="center"/>
              <w:rPr>
                <w:rFonts w:ascii="仿宋_GB2312" w:hAnsi="仿宋_GB2312" w:eastAsia="仿宋_GB2312" w:cs="仿宋_GB2312"/>
                <w:color w:val="auto"/>
                <w:sz w:val="24"/>
                <w:szCs w:val="24"/>
              </w:rPr>
            </w:pPr>
            <w:r>
              <w:rPr>
                <w:rFonts w:ascii="仿宋_GB2312" w:hAnsi="仿宋_GB2312" w:eastAsia="仿宋_GB2312" w:cs="仿宋_GB2312"/>
                <w:color w:val="auto"/>
                <w:sz w:val="24"/>
                <w:szCs w:val="24"/>
              </w:rPr>
              <w:t>GXB</w:t>
            </w:r>
          </w:p>
        </w:tc>
        <w:tc>
          <w:tcPr>
            <w:tcW w:w="1491" w:type="dxa"/>
            <w:tcBorders>
              <w:top w:val="single" w:color="auto" w:sz="4" w:space="0"/>
              <w:left w:val="single" w:color="auto" w:sz="4" w:space="0"/>
              <w:bottom w:val="single" w:color="auto" w:sz="4" w:space="0"/>
              <w:right w:val="single" w:color="auto" w:sz="4" w:space="0"/>
            </w:tcBorders>
            <w:noWrap w:val="0"/>
            <w:vAlign w:val="center"/>
          </w:tcPr>
          <w:p w14:paraId="5BC56340">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装备一司</w:t>
            </w:r>
          </w:p>
        </w:tc>
        <w:tc>
          <w:tcPr>
            <w:tcW w:w="1031" w:type="dxa"/>
            <w:tcBorders>
              <w:top w:val="single" w:color="auto" w:sz="4" w:space="0"/>
              <w:left w:val="single" w:color="auto" w:sz="4" w:space="0"/>
              <w:bottom w:val="single" w:color="auto" w:sz="4" w:space="0"/>
              <w:right w:val="single" w:color="auto" w:sz="4" w:space="0"/>
            </w:tcBorders>
            <w:noWrap w:val="0"/>
            <w:vAlign w:val="center"/>
          </w:tcPr>
          <w:p w14:paraId="401A01C7">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科技部</w:t>
            </w:r>
          </w:p>
        </w:tc>
        <w:tc>
          <w:tcPr>
            <w:tcW w:w="1237" w:type="dxa"/>
            <w:tcBorders>
              <w:top w:val="single" w:color="auto" w:sz="4" w:space="0"/>
              <w:left w:val="single" w:color="auto" w:sz="4" w:space="0"/>
              <w:bottom w:val="single" w:color="auto" w:sz="4" w:space="0"/>
              <w:right w:val="single" w:color="auto" w:sz="4" w:space="0"/>
            </w:tcBorders>
            <w:noWrap w:val="0"/>
            <w:vAlign w:val="center"/>
          </w:tcPr>
          <w:p w14:paraId="2C19B3D4">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科研项目处</w:t>
            </w:r>
          </w:p>
        </w:tc>
        <w:tc>
          <w:tcPr>
            <w:tcW w:w="2325" w:type="dxa"/>
            <w:tcBorders>
              <w:top w:val="single" w:color="auto" w:sz="4" w:space="0"/>
              <w:left w:val="single" w:color="auto" w:sz="4" w:space="0"/>
              <w:bottom w:val="single" w:color="auto" w:sz="4" w:space="0"/>
              <w:right w:val="single" w:color="auto" w:sz="4" w:space="0"/>
            </w:tcBorders>
            <w:noWrap w:val="0"/>
            <w:vAlign w:val="center"/>
          </w:tcPr>
          <w:p w14:paraId="295D2042">
            <w:pPr>
              <w:spacing w:line="360" w:lineRule="exact"/>
              <w:jc w:val="center"/>
              <w:rPr>
                <w:rFonts w:ascii="仿宋_GB2312" w:hAnsi="仿宋_GB2312" w:eastAsia="仿宋_GB2312" w:cs="仿宋_GB2312"/>
                <w:color w:val="auto"/>
                <w:sz w:val="24"/>
                <w:szCs w:val="24"/>
              </w:rPr>
            </w:pPr>
            <w:r>
              <w:rPr>
                <w:rFonts w:ascii="仿宋_GB2312" w:hAnsi="仿宋_GB2312" w:eastAsia="仿宋_GB2312" w:cs="仿宋_GB2312"/>
                <w:color w:val="auto"/>
                <w:sz w:val="24"/>
                <w:szCs w:val="24"/>
              </w:rPr>
              <w:t>04专项接续</w:t>
            </w:r>
          </w:p>
        </w:tc>
      </w:tr>
      <w:tr w14:paraId="2DA424B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113" w:hRule="atLeast"/>
        </w:trPr>
        <w:tc>
          <w:tcPr>
            <w:tcW w:w="1099"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7FF6D9CE">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国家级</w:t>
            </w:r>
          </w:p>
        </w:tc>
        <w:tc>
          <w:tcPr>
            <w:tcW w:w="1369" w:type="dxa"/>
            <w:tcBorders>
              <w:top w:val="single" w:color="auto" w:sz="4" w:space="0"/>
              <w:left w:val="single" w:color="auto" w:sz="4" w:space="0"/>
              <w:bottom w:val="single" w:color="auto" w:sz="4" w:space="0"/>
              <w:right w:val="single" w:color="auto" w:sz="4" w:space="0"/>
            </w:tcBorders>
            <w:noWrap w:val="0"/>
            <w:vAlign w:val="center"/>
          </w:tcPr>
          <w:p w14:paraId="053A8802">
            <w:pPr>
              <w:spacing w:line="360" w:lineRule="exact"/>
              <w:jc w:val="center"/>
              <w:rPr>
                <w:rFonts w:ascii="仿宋_GB2312" w:hAnsi="仿宋_GB2312" w:eastAsia="仿宋_GB2312" w:cs="仿宋_GB2312"/>
                <w:color w:val="auto"/>
                <w:sz w:val="24"/>
                <w:szCs w:val="24"/>
              </w:rPr>
            </w:pPr>
            <w:r>
              <w:rPr>
                <w:rFonts w:ascii="仿宋_GB2312" w:hAnsi="仿宋_GB2312" w:eastAsia="仿宋_GB2312" w:cs="仿宋_GB2312"/>
                <w:color w:val="auto"/>
                <w:sz w:val="24"/>
                <w:szCs w:val="24"/>
              </w:rPr>
              <w:t>GXB</w:t>
            </w:r>
          </w:p>
        </w:tc>
        <w:tc>
          <w:tcPr>
            <w:tcW w:w="1491" w:type="dxa"/>
            <w:tcBorders>
              <w:top w:val="single" w:color="auto" w:sz="4" w:space="0"/>
              <w:left w:val="single" w:color="auto" w:sz="4" w:space="0"/>
              <w:bottom w:val="single" w:color="auto" w:sz="4" w:space="0"/>
              <w:right w:val="single" w:color="auto" w:sz="4" w:space="0"/>
            </w:tcBorders>
            <w:noWrap w:val="0"/>
            <w:vAlign w:val="center"/>
          </w:tcPr>
          <w:p w14:paraId="68CE40FF">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高新技术司</w:t>
            </w:r>
          </w:p>
        </w:tc>
        <w:tc>
          <w:tcPr>
            <w:tcW w:w="1031" w:type="dxa"/>
            <w:tcBorders>
              <w:top w:val="single" w:color="auto" w:sz="4" w:space="0"/>
              <w:left w:val="single" w:color="auto" w:sz="4" w:space="0"/>
              <w:bottom w:val="single" w:color="auto" w:sz="4" w:space="0"/>
              <w:right w:val="single" w:color="auto" w:sz="4" w:space="0"/>
            </w:tcBorders>
            <w:noWrap w:val="0"/>
            <w:vAlign w:val="center"/>
          </w:tcPr>
          <w:p w14:paraId="007AB90C">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科技部</w:t>
            </w:r>
          </w:p>
        </w:tc>
        <w:tc>
          <w:tcPr>
            <w:tcW w:w="1237" w:type="dxa"/>
            <w:tcBorders>
              <w:top w:val="single" w:color="auto" w:sz="4" w:space="0"/>
              <w:left w:val="single" w:color="auto" w:sz="4" w:space="0"/>
              <w:bottom w:val="single" w:color="auto" w:sz="4" w:space="0"/>
              <w:right w:val="single" w:color="auto" w:sz="4" w:space="0"/>
            </w:tcBorders>
            <w:noWrap w:val="0"/>
            <w:vAlign w:val="center"/>
          </w:tcPr>
          <w:p w14:paraId="11B07D12">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科研项目处</w:t>
            </w:r>
          </w:p>
        </w:tc>
        <w:tc>
          <w:tcPr>
            <w:tcW w:w="2325" w:type="dxa"/>
            <w:tcBorders>
              <w:top w:val="single" w:color="auto" w:sz="4" w:space="0"/>
              <w:left w:val="single" w:color="auto" w:sz="4" w:space="0"/>
              <w:bottom w:val="single" w:color="auto" w:sz="4" w:space="0"/>
              <w:right w:val="single" w:color="auto" w:sz="4" w:space="0"/>
            </w:tcBorders>
            <w:noWrap w:val="0"/>
            <w:vAlign w:val="center"/>
          </w:tcPr>
          <w:p w14:paraId="78888E49">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重点研发计划</w:t>
            </w:r>
          </w:p>
        </w:tc>
      </w:tr>
      <w:tr w14:paraId="5154651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219" w:hRule="atLeast"/>
        </w:trPr>
        <w:tc>
          <w:tcPr>
            <w:tcW w:w="1099"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589E8D7F">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国家级</w:t>
            </w:r>
          </w:p>
        </w:tc>
        <w:tc>
          <w:tcPr>
            <w:tcW w:w="1369" w:type="dxa"/>
            <w:tcBorders>
              <w:top w:val="single" w:color="auto" w:sz="4" w:space="0"/>
              <w:left w:val="single" w:color="auto" w:sz="4" w:space="0"/>
              <w:bottom w:val="single" w:color="auto" w:sz="4" w:space="0"/>
              <w:right w:val="single" w:color="auto" w:sz="4" w:space="0"/>
            </w:tcBorders>
            <w:noWrap w:val="0"/>
            <w:vAlign w:val="center"/>
          </w:tcPr>
          <w:p w14:paraId="4D2FC8D4">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国资委</w:t>
            </w:r>
          </w:p>
        </w:tc>
        <w:tc>
          <w:tcPr>
            <w:tcW w:w="1491" w:type="dxa"/>
            <w:tcBorders>
              <w:top w:val="single" w:color="auto" w:sz="4" w:space="0"/>
              <w:left w:val="single" w:color="auto" w:sz="4" w:space="0"/>
              <w:bottom w:val="single" w:color="auto" w:sz="4" w:space="0"/>
              <w:right w:val="single" w:color="auto" w:sz="4" w:space="0"/>
            </w:tcBorders>
            <w:noWrap w:val="0"/>
            <w:vAlign w:val="center"/>
          </w:tcPr>
          <w:p w14:paraId="493AA7F0">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科技创新局</w:t>
            </w:r>
          </w:p>
        </w:tc>
        <w:tc>
          <w:tcPr>
            <w:tcW w:w="1031" w:type="dxa"/>
            <w:tcBorders>
              <w:top w:val="single" w:color="auto" w:sz="4" w:space="0"/>
              <w:left w:val="single" w:color="auto" w:sz="4" w:space="0"/>
              <w:bottom w:val="single" w:color="auto" w:sz="4" w:space="0"/>
              <w:right w:val="single" w:color="auto" w:sz="4" w:space="0"/>
            </w:tcBorders>
            <w:noWrap w:val="0"/>
            <w:vAlign w:val="center"/>
          </w:tcPr>
          <w:p w14:paraId="55878B34">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科技部</w:t>
            </w:r>
          </w:p>
        </w:tc>
        <w:tc>
          <w:tcPr>
            <w:tcW w:w="1237" w:type="dxa"/>
            <w:tcBorders>
              <w:top w:val="single" w:color="auto" w:sz="4" w:space="0"/>
              <w:left w:val="single" w:color="auto" w:sz="4" w:space="0"/>
              <w:bottom w:val="single" w:color="auto" w:sz="4" w:space="0"/>
              <w:right w:val="single" w:color="auto" w:sz="4" w:space="0"/>
            </w:tcBorders>
            <w:noWrap w:val="0"/>
            <w:vAlign w:val="center"/>
          </w:tcPr>
          <w:p w14:paraId="69CF5A16">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科研项目处</w:t>
            </w:r>
          </w:p>
        </w:tc>
        <w:tc>
          <w:tcPr>
            <w:tcW w:w="2325" w:type="dxa"/>
            <w:tcBorders>
              <w:top w:val="single" w:color="auto" w:sz="4" w:space="0"/>
              <w:left w:val="single" w:color="auto" w:sz="4" w:space="0"/>
              <w:bottom w:val="single" w:color="auto" w:sz="4" w:space="0"/>
              <w:right w:val="single" w:color="auto" w:sz="4" w:space="0"/>
            </w:tcBorders>
            <w:noWrap w:val="0"/>
            <w:vAlign w:val="center"/>
          </w:tcPr>
          <w:p w14:paraId="1E4C3801">
            <w:pPr>
              <w:spacing w:line="360" w:lineRule="exact"/>
              <w:jc w:val="center"/>
              <w:rPr>
                <w:rFonts w:ascii="仿宋_GB2312" w:hAnsi="仿宋_GB2312" w:eastAsia="仿宋_GB2312" w:cs="仿宋_GB2312"/>
                <w:color w:val="auto"/>
                <w:sz w:val="24"/>
                <w:szCs w:val="24"/>
              </w:rPr>
            </w:pPr>
            <w:r>
              <w:rPr>
                <w:rFonts w:ascii="仿宋_GB2312" w:hAnsi="仿宋_GB2312" w:eastAsia="仿宋_GB2312" w:cs="仿宋_GB2312"/>
                <w:color w:val="auto"/>
                <w:sz w:val="24"/>
                <w:szCs w:val="24"/>
              </w:rPr>
              <w:t>XX25专项</w:t>
            </w:r>
          </w:p>
        </w:tc>
      </w:tr>
      <w:tr w14:paraId="1BED824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184" w:hRule="atLeast"/>
        </w:trPr>
        <w:tc>
          <w:tcPr>
            <w:tcW w:w="1099"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57EEC9C3">
            <w:pPr>
              <w:spacing w:line="360" w:lineRule="exact"/>
              <w:jc w:val="center"/>
              <w:rPr>
                <w:rFonts w:ascii="仿宋_GB2312" w:hAnsi="仿宋_GB2312" w:eastAsia="仿宋_GB2312" w:cs="仿宋_GB2312"/>
                <w:color w:val="auto"/>
                <w:sz w:val="24"/>
                <w:szCs w:val="24"/>
              </w:rPr>
            </w:pPr>
            <w:bookmarkStart w:id="13" w:name="OLE_LINK7"/>
            <w:r>
              <w:rPr>
                <w:rFonts w:hint="eastAsia" w:ascii="仿宋_GB2312" w:hAnsi="仿宋_GB2312" w:eastAsia="仿宋_GB2312" w:cs="仿宋_GB2312"/>
                <w:color w:val="auto"/>
                <w:sz w:val="24"/>
                <w:szCs w:val="24"/>
              </w:rPr>
              <w:t>国家级</w:t>
            </w:r>
            <w:bookmarkEnd w:id="13"/>
          </w:p>
        </w:tc>
        <w:tc>
          <w:tcPr>
            <w:tcW w:w="1369" w:type="dxa"/>
            <w:tcBorders>
              <w:top w:val="single" w:color="auto" w:sz="4" w:space="0"/>
              <w:left w:val="single" w:color="auto" w:sz="4" w:space="0"/>
              <w:bottom w:val="single" w:color="auto" w:sz="4" w:space="0"/>
              <w:right w:val="single" w:color="auto" w:sz="4" w:space="0"/>
            </w:tcBorders>
            <w:noWrap w:val="0"/>
            <w:vAlign w:val="center"/>
          </w:tcPr>
          <w:p w14:paraId="7261C31D">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科学技术部</w:t>
            </w:r>
          </w:p>
        </w:tc>
        <w:tc>
          <w:tcPr>
            <w:tcW w:w="1491" w:type="dxa"/>
            <w:tcBorders>
              <w:top w:val="single" w:color="auto" w:sz="4" w:space="0"/>
              <w:left w:val="single" w:color="auto" w:sz="4" w:space="0"/>
              <w:bottom w:val="single" w:color="auto" w:sz="4" w:space="0"/>
              <w:right w:val="single" w:color="auto" w:sz="4" w:space="0"/>
            </w:tcBorders>
            <w:noWrap w:val="0"/>
            <w:vAlign w:val="center"/>
          </w:tcPr>
          <w:p w14:paraId="17426FF9">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国自然</w:t>
            </w:r>
          </w:p>
        </w:tc>
        <w:tc>
          <w:tcPr>
            <w:tcW w:w="1031" w:type="dxa"/>
            <w:tcBorders>
              <w:top w:val="single" w:color="auto" w:sz="4" w:space="0"/>
              <w:left w:val="single" w:color="auto" w:sz="4" w:space="0"/>
              <w:bottom w:val="single" w:color="auto" w:sz="4" w:space="0"/>
              <w:right w:val="single" w:color="auto" w:sz="4" w:space="0"/>
            </w:tcBorders>
            <w:noWrap w:val="0"/>
            <w:vAlign w:val="center"/>
          </w:tcPr>
          <w:p w14:paraId="06017F3B">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科技部</w:t>
            </w:r>
          </w:p>
        </w:tc>
        <w:tc>
          <w:tcPr>
            <w:tcW w:w="1237" w:type="dxa"/>
            <w:tcBorders>
              <w:top w:val="single" w:color="auto" w:sz="4" w:space="0"/>
              <w:left w:val="single" w:color="auto" w:sz="4" w:space="0"/>
              <w:bottom w:val="single" w:color="auto" w:sz="4" w:space="0"/>
              <w:right w:val="single" w:color="auto" w:sz="4" w:space="0"/>
            </w:tcBorders>
            <w:noWrap w:val="0"/>
            <w:vAlign w:val="center"/>
          </w:tcPr>
          <w:p w14:paraId="33B93CA1">
            <w:pPr>
              <w:spacing w:line="360" w:lineRule="exact"/>
              <w:jc w:val="center"/>
              <w:rPr>
                <w:rFonts w:ascii="仿宋_GB2312" w:hAnsi="仿宋_GB2312" w:eastAsia="仿宋_GB2312" w:cs="仿宋_GB2312"/>
                <w:color w:val="auto"/>
                <w:sz w:val="24"/>
                <w:szCs w:val="24"/>
              </w:rPr>
            </w:pPr>
            <w:bookmarkStart w:id="14" w:name="OLE_LINK6"/>
            <w:r>
              <w:rPr>
                <w:rFonts w:hint="eastAsia" w:ascii="仿宋_GB2312" w:hAnsi="仿宋_GB2312" w:eastAsia="仿宋_GB2312" w:cs="仿宋_GB2312"/>
                <w:color w:val="auto"/>
                <w:sz w:val="24"/>
                <w:szCs w:val="24"/>
              </w:rPr>
              <w:t>科研项目处</w:t>
            </w:r>
            <w:bookmarkEnd w:id="14"/>
          </w:p>
        </w:tc>
        <w:tc>
          <w:tcPr>
            <w:tcW w:w="2325" w:type="dxa"/>
            <w:tcBorders>
              <w:top w:val="single" w:color="auto" w:sz="4" w:space="0"/>
              <w:left w:val="single" w:color="auto" w:sz="4" w:space="0"/>
              <w:bottom w:val="single" w:color="auto" w:sz="4" w:space="0"/>
              <w:right w:val="single" w:color="auto" w:sz="4" w:space="0"/>
            </w:tcBorders>
            <w:noWrap w:val="0"/>
            <w:vAlign w:val="center"/>
          </w:tcPr>
          <w:p w14:paraId="4B723332">
            <w:pPr>
              <w:spacing w:line="360" w:lineRule="exact"/>
              <w:jc w:val="center"/>
              <w:rPr>
                <w:rFonts w:ascii="仿宋_GB2312" w:hAnsi="仿宋_GB2312" w:eastAsia="仿宋_GB2312" w:cs="仿宋_GB2312"/>
                <w:color w:val="auto"/>
                <w:sz w:val="24"/>
                <w:szCs w:val="24"/>
              </w:rPr>
            </w:pPr>
            <w:bookmarkStart w:id="15" w:name="OLE_LINK4"/>
            <w:r>
              <w:rPr>
                <w:rFonts w:hint="eastAsia" w:ascii="仿宋_GB2312" w:hAnsi="仿宋_GB2312" w:eastAsia="仿宋_GB2312" w:cs="仿宋_GB2312"/>
                <w:color w:val="auto"/>
                <w:sz w:val="24"/>
                <w:szCs w:val="24"/>
              </w:rPr>
              <w:t>国家自然科学基金</w:t>
            </w:r>
            <w:bookmarkEnd w:id="15"/>
          </w:p>
        </w:tc>
      </w:tr>
      <w:tr w14:paraId="2791512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184" w:hRule="atLeast"/>
        </w:trPr>
        <w:tc>
          <w:tcPr>
            <w:tcW w:w="1099"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F0E06A5">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国家级</w:t>
            </w:r>
          </w:p>
        </w:tc>
        <w:tc>
          <w:tcPr>
            <w:tcW w:w="1369" w:type="dxa"/>
            <w:tcBorders>
              <w:top w:val="single" w:color="auto" w:sz="4" w:space="0"/>
              <w:left w:val="single" w:color="auto" w:sz="4" w:space="0"/>
              <w:bottom w:val="single" w:color="auto" w:sz="4" w:space="0"/>
              <w:right w:val="single" w:color="auto" w:sz="4" w:space="0"/>
            </w:tcBorders>
            <w:noWrap w:val="0"/>
            <w:vAlign w:val="center"/>
          </w:tcPr>
          <w:p w14:paraId="7C8EBD01">
            <w:pPr>
              <w:spacing w:line="360" w:lineRule="exact"/>
              <w:jc w:val="center"/>
              <w:rPr>
                <w:rFonts w:ascii="仿宋_GB2312" w:hAnsi="仿宋_GB2312" w:eastAsia="仿宋_GB2312" w:cs="仿宋_GB2312"/>
                <w:color w:val="auto"/>
                <w:sz w:val="24"/>
                <w:szCs w:val="24"/>
              </w:rPr>
            </w:pPr>
            <w:r>
              <w:rPr>
                <w:rFonts w:ascii="仿宋_GB2312" w:hAnsi="仿宋_GB2312" w:eastAsia="仿宋_GB2312" w:cs="仿宋_GB2312"/>
                <w:color w:val="auto"/>
                <w:sz w:val="24"/>
                <w:szCs w:val="24"/>
              </w:rPr>
              <w:t>FGW</w:t>
            </w:r>
          </w:p>
        </w:tc>
        <w:tc>
          <w:tcPr>
            <w:tcW w:w="1491" w:type="dxa"/>
            <w:tcBorders>
              <w:top w:val="single" w:color="auto" w:sz="4" w:space="0"/>
              <w:left w:val="single" w:color="auto" w:sz="4" w:space="0"/>
              <w:bottom w:val="single" w:color="auto" w:sz="4" w:space="0"/>
              <w:right w:val="single" w:color="auto" w:sz="4" w:space="0"/>
            </w:tcBorders>
            <w:noWrap w:val="0"/>
            <w:vAlign w:val="center"/>
          </w:tcPr>
          <w:p w14:paraId="10FBDCB6">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高技术司</w:t>
            </w:r>
          </w:p>
        </w:tc>
        <w:tc>
          <w:tcPr>
            <w:tcW w:w="1031" w:type="dxa"/>
            <w:tcBorders>
              <w:top w:val="single" w:color="auto" w:sz="4" w:space="0"/>
              <w:left w:val="single" w:color="auto" w:sz="4" w:space="0"/>
              <w:bottom w:val="single" w:color="auto" w:sz="4" w:space="0"/>
              <w:right w:val="single" w:color="auto" w:sz="4" w:space="0"/>
            </w:tcBorders>
            <w:noWrap w:val="0"/>
            <w:vAlign w:val="center"/>
          </w:tcPr>
          <w:p w14:paraId="193D6281">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科技部</w:t>
            </w:r>
          </w:p>
        </w:tc>
        <w:tc>
          <w:tcPr>
            <w:tcW w:w="1237" w:type="dxa"/>
            <w:tcBorders>
              <w:top w:val="single" w:color="auto" w:sz="4" w:space="0"/>
              <w:left w:val="single" w:color="auto" w:sz="4" w:space="0"/>
              <w:bottom w:val="single" w:color="auto" w:sz="4" w:space="0"/>
              <w:right w:val="single" w:color="auto" w:sz="4" w:space="0"/>
            </w:tcBorders>
            <w:noWrap w:val="0"/>
            <w:vAlign w:val="center"/>
          </w:tcPr>
          <w:p w14:paraId="17C4F523">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科研项目处</w:t>
            </w:r>
          </w:p>
        </w:tc>
        <w:tc>
          <w:tcPr>
            <w:tcW w:w="2325" w:type="dxa"/>
            <w:tcBorders>
              <w:top w:val="single" w:color="auto" w:sz="4" w:space="0"/>
              <w:left w:val="single" w:color="auto" w:sz="4" w:space="0"/>
              <w:bottom w:val="single" w:color="auto" w:sz="4" w:space="0"/>
              <w:right w:val="single" w:color="auto" w:sz="4" w:space="0"/>
            </w:tcBorders>
            <w:noWrap w:val="0"/>
            <w:vAlign w:val="center"/>
          </w:tcPr>
          <w:p w14:paraId="04ADB730">
            <w:pPr>
              <w:spacing w:line="360" w:lineRule="exact"/>
              <w:jc w:val="center"/>
              <w:rPr>
                <w:rFonts w:ascii="仿宋_GB2312" w:hAnsi="仿宋_GB2312" w:eastAsia="仿宋_GB2312" w:cs="仿宋_GB2312"/>
                <w:color w:val="auto"/>
                <w:sz w:val="24"/>
                <w:szCs w:val="24"/>
              </w:rPr>
            </w:pPr>
            <w:r>
              <w:rPr>
                <w:rFonts w:ascii="仿宋_GB2312" w:hAnsi="仿宋_GB2312" w:eastAsia="仿宋_GB2312" w:cs="仿宋_GB2312"/>
                <w:color w:val="auto"/>
                <w:sz w:val="24"/>
                <w:szCs w:val="24"/>
              </w:rPr>
              <w:t>FGW GXJC</w:t>
            </w:r>
            <w:r>
              <w:rPr>
                <w:rFonts w:hint="eastAsia" w:ascii="仿宋_GB2312" w:hAnsi="仿宋_GB2312" w:eastAsia="仿宋_GB2312" w:cs="仿宋_GB2312"/>
                <w:color w:val="auto"/>
                <w:sz w:val="24"/>
                <w:szCs w:val="24"/>
              </w:rPr>
              <w:t>项目</w:t>
            </w:r>
          </w:p>
        </w:tc>
      </w:tr>
      <w:tr w14:paraId="6287524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289" w:hRule="atLeast"/>
        </w:trPr>
        <w:tc>
          <w:tcPr>
            <w:tcW w:w="1099"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6689CDCC">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地方级</w:t>
            </w:r>
          </w:p>
        </w:tc>
        <w:tc>
          <w:tcPr>
            <w:tcW w:w="1369" w:type="dxa"/>
            <w:tcBorders>
              <w:top w:val="single" w:color="auto" w:sz="4" w:space="0"/>
              <w:left w:val="single" w:color="auto" w:sz="4" w:space="0"/>
              <w:bottom w:val="single" w:color="auto" w:sz="4" w:space="0"/>
              <w:right w:val="single" w:color="auto" w:sz="4" w:space="0"/>
            </w:tcBorders>
            <w:noWrap w:val="0"/>
            <w:vAlign w:val="center"/>
          </w:tcPr>
          <w:p w14:paraId="5F437EE2">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上海市科委</w:t>
            </w:r>
          </w:p>
        </w:tc>
        <w:tc>
          <w:tcPr>
            <w:tcW w:w="1491" w:type="dxa"/>
            <w:tcBorders>
              <w:top w:val="single" w:color="auto" w:sz="4" w:space="0"/>
              <w:left w:val="single" w:color="auto" w:sz="4" w:space="0"/>
              <w:bottom w:val="single" w:color="auto" w:sz="4" w:space="0"/>
              <w:right w:val="single" w:color="auto" w:sz="4" w:space="0"/>
            </w:tcBorders>
            <w:noWrap w:val="0"/>
            <w:vAlign w:val="center"/>
          </w:tcPr>
          <w:p w14:paraId="4F7EE94D">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空天海洋处</w:t>
            </w:r>
          </w:p>
        </w:tc>
        <w:tc>
          <w:tcPr>
            <w:tcW w:w="1031" w:type="dxa"/>
            <w:tcBorders>
              <w:top w:val="single" w:color="auto" w:sz="4" w:space="0"/>
              <w:left w:val="single" w:color="auto" w:sz="4" w:space="0"/>
              <w:bottom w:val="single" w:color="auto" w:sz="4" w:space="0"/>
              <w:right w:val="single" w:color="auto" w:sz="4" w:space="0"/>
            </w:tcBorders>
            <w:noWrap w:val="0"/>
            <w:vAlign w:val="center"/>
          </w:tcPr>
          <w:p w14:paraId="0A1A6A92">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科技部</w:t>
            </w:r>
          </w:p>
        </w:tc>
        <w:tc>
          <w:tcPr>
            <w:tcW w:w="1237" w:type="dxa"/>
            <w:tcBorders>
              <w:top w:val="single" w:color="auto" w:sz="4" w:space="0"/>
              <w:left w:val="single" w:color="auto" w:sz="4" w:space="0"/>
              <w:bottom w:val="single" w:color="auto" w:sz="4" w:space="0"/>
              <w:right w:val="single" w:color="auto" w:sz="4" w:space="0"/>
            </w:tcBorders>
            <w:noWrap w:val="0"/>
            <w:vAlign w:val="center"/>
          </w:tcPr>
          <w:p w14:paraId="37BFFDC0">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科研项目处</w:t>
            </w:r>
          </w:p>
        </w:tc>
        <w:tc>
          <w:tcPr>
            <w:tcW w:w="2325" w:type="dxa"/>
            <w:tcBorders>
              <w:top w:val="single" w:color="auto" w:sz="4" w:space="0"/>
              <w:left w:val="single" w:color="auto" w:sz="4" w:space="0"/>
              <w:bottom w:val="single" w:color="auto" w:sz="4" w:space="0"/>
              <w:right w:val="single" w:color="auto" w:sz="4" w:space="0"/>
            </w:tcBorders>
            <w:noWrap w:val="0"/>
            <w:vAlign w:val="center"/>
          </w:tcPr>
          <w:p w14:paraId="6E67CA6C">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上海市科技攻关揭榜挂帅</w:t>
            </w:r>
          </w:p>
        </w:tc>
      </w:tr>
      <w:tr w14:paraId="0A5C220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253" w:hRule="atLeast"/>
        </w:trPr>
        <w:tc>
          <w:tcPr>
            <w:tcW w:w="1099"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4602F7CF">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地方级</w:t>
            </w:r>
          </w:p>
        </w:tc>
        <w:tc>
          <w:tcPr>
            <w:tcW w:w="1369" w:type="dxa"/>
            <w:tcBorders>
              <w:top w:val="single" w:color="auto" w:sz="4" w:space="0"/>
              <w:left w:val="single" w:color="auto" w:sz="4" w:space="0"/>
              <w:bottom w:val="single" w:color="auto" w:sz="4" w:space="0"/>
              <w:right w:val="single" w:color="auto" w:sz="4" w:space="0"/>
            </w:tcBorders>
            <w:noWrap w:val="0"/>
            <w:vAlign w:val="center"/>
          </w:tcPr>
          <w:p w14:paraId="0D17A85A">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上海市科委</w:t>
            </w:r>
          </w:p>
        </w:tc>
        <w:tc>
          <w:tcPr>
            <w:tcW w:w="1491" w:type="dxa"/>
            <w:tcBorders>
              <w:top w:val="single" w:color="auto" w:sz="4" w:space="0"/>
              <w:left w:val="single" w:color="auto" w:sz="4" w:space="0"/>
              <w:bottom w:val="single" w:color="auto" w:sz="4" w:space="0"/>
              <w:right w:val="single" w:color="auto" w:sz="4" w:space="0"/>
            </w:tcBorders>
            <w:noWrap w:val="0"/>
            <w:vAlign w:val="center"/>
          </w:tcPr>
          <w:p w14:paraId="199DBCA5">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空天海洋处</w:t>
            </w:r>
          </w:p>
        </w:tc>
        <w:tc>
          <w:tcPr>
            <w:tcW w:w="1031" w:type="dxa"/>
            <w:tcBorders>
              <w:top w:val="single" w:color="auto" w:sz="4" w:space="0"/>
              <w:left w:val="single" w:color="auto" w:sz="4" w:space="0"/>
              <w:bottom w:val="single" w:color="auto" w:sz="4" w:space="0"/>
              <w:right w:val="single" w:color="auto" w:sz="4" w:space="0"/>
            </w:tcBorders>
            <w:noWrap w:val="0"/>
            <w:vAlign w:val="center"/>
          </w:tcPr>
          <w:p w14:paraId="4FBD0FB0">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科技部</w:t>
            </w:r>
          </w:p>
        </w:tc>
        <w:tc>
          <w:tcPr>
            <w:tcW w:w="1237" w:type="dxa"/>
            <w:tcBorders>
              <w:top w:val="single" w:color="auto" w:sz="4" w:space="0"/>
              <w:left w:val="single" w:color="auto" w:sz="4" w:space="0"/>
              <w:bottom w:val="single" w:color="auto" w:sz="4" w:space="0"/>
              <w:right w:val="single" w:color="auto" w:sz="4" w:space="0"/>
            </w:tcBorders>
            <w:noWrap w:val="0"/>
            <w:vAlign w:val="center"/>
          </w:tcPr>
          <w:p w14:paraId="2F711D7D">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科研项目处</w:t>
            </w:r>
          </w:p>
        </w:tc>
        <w:tc>
          <w:tcPr>
            <w:tcW w:w="2325" w:type="dxa"/>
            <w:tcBorders>
              <w:top w:val="single" w:color="auto" w:sz="4" w:space="0"/>
              <w:left w:val="single" w:color="auto" w:sz="4" w:space="0"/>
              <w:bottom w:val="single" w:color="auto" w:sz="4" w:space="0"/>
              <w:right w:val="single" w:color="auto" w:sz="4" w:space="0"/>
            </w:tcBorders>
            <w:noWrap w:val="0"/>
            <w:vAlign w:val="center"/>
          </w:tcPr>
          <w:p w14:paraId="5A1551CF">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上海市科技创新行动计划</w:t>
            </w:r>
          </w:p>
        </w:tc>
      </w:tr>
      <w:tr w14:paraId="0915178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301" w:hRule="atLeast"/>
        </w:trPr>
        <w:tc>
          <w:tcPr>
            <w:tcW w:w="1099"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22583D84">
            <w:pPr>
              <w:spacing w:line="360" w:lineRule="exact"/>
              <w:jc w:val="center"/>
              <w:rPr>
                <w:rFonts w:ascii="仿宋_GB2312" w:hAnsi="仿宋_GB2312" w:eastAsia="仿宋_GB2312" w:cs="仿宋_GB2312"/>
                <w:color w:val="auto"/>
                <w:sz w:val="24"/>
                <w:szCs w:val="24"/>
              </w:rPr>
            </w:pPr>
            <w:bookmarkStart w:id="16" w:name="OLE_LINK5"/>
            <w:r>
              <w:rPr>
                <w:rFonts w:hint="eastAsia" w:ascii="仿宋_GB2312" w:hAnsi="仿宋_GB2312" w:eastAsia="仿宋_GB2312" w:cs="仿宋_GB2312"/>
                <w:color w:val="auto"/>
                <w:sz w:val="24"/>
                <w:szCs w:val="24"/>
              </w:rPr>
              <w:t>公司级</w:t>
            </w:r>
            <w:bookmarkEnd w:id="16"/>
          </w:p>
        </w:tc>
        <w:tc>
          <w:tcPr>
            <w:tcW w:w="1369" w:type="dxa"/>
            <w:tcBorders>
              <w:top w:val="single" w:color="auto" w:sz="4" w:space="0"/>
              <w:left w:val="single" w:color="auto" w:sz="4" w:space="0"/>
              <w:bottom w:val="single" w:color="auto" w:sz="4" w:space="0"/>
              <w:right w:val="single" w:color="auto" w:sz="4" w:space="0"/>
            </w:tcBorders>
            <w:noWrap w:val="0"/>
            <w:vAlign w:val="center"/>
          </w:tcPr>
          <w:p w14:paraId="6BBA9594">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科技部</w:t>
            </w:r>
          </w:p>
        </w:tc>
        <w:tc>
          <w:tcPr>
            <w:tcW w:w="1491" w:type="dxa"/>
            <w:tcBorders>
              <w:top w:val="single" w:color="auto" w:sz="4" w:space="0"/>
              <w:left w:val="single" w:color="auto" w:sz="4" w:space="0"/>
              <w:bottom w:val="single" w:color="auto" w:sz="4" w:space="0"/>
              <w:right w:val="single" w:color="auto" w:sz="4" w:space="0"/>
            </w:tcBorders>
            <w:noWrap w:val="0"/>
            <w:vAlign w:val="center"/>
          </w:tcPr>
          <w:p w14:paraId="76E259F3">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科研项目处</w:t>
            </w:r>
          </w:p>
        </w:tc>
        <w:tc>
          <w:tcPr>
            <w:tcW w:w="1031" w:type="dxa"/>
            <w:tcBorders>
              <w:top w:val="single" w:color="auto" w:sz="4" w:space="0"/>
              <w:left w:val="single" w:color="auto" w:sz="4" w:space="0"/>
              <w:bottom w:val="single" w:color="auto" w:sz="4" w:space="0"/>
              <w:right w:val="single" w:color="auto" w:sz="4" w:space="0"/>
            </w:tcBorders>
            <w:noWrap w:val="0"/>
            <w:vAlign w:val="center"/>
          </w:tcPr>
          <w:p w14:paraId="05FD6F84">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科技部</w:t>
            </w:r>
          </w:p>
        </w:tc>
        <w:tc>
          <w:tcPr>
            <w:tcW w:w="1237" w:type="dxa"/>
            <w:tcBorders>
              <w:top w:val="single" w:color="auto" w:sz="4" w:space="0"/>
              <w:left w:val="single" w:color="auto" w:sz="4" w:space="0"/>
              <w:bottom w:val="single" w:color="auto" w:sz="4" w:space="0"/>
              <w:right w:val="single" w:color="auto" w:sz="4" w:space="0"/>
            </w:tcBorders>
            <w:noWrap w:val="0"/>
            <w:vAlign w:val="center"/>
          </w:tcPr>
          <w:p w14:paraId="24871B5F">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科研项目处</w:t>
            </w:r>
          </w:p>
        </w:tc>
        <w:tc>
          <w:tcPr>
            <w:tcW w:w="2325" w:type="dxa"/>
            <w:tcBorders>
              <w:top w:val="single" w:color="auto" w:sz="4" w:space="0"/>
              <w:left w:val="single" w:color="auto" w:sz="4" w:space="0"/>
              <w:bottom w:val="single" w:color="auto" w:sz="4" w:space="0"/>
              <w:right w:val="single" w:color="auto" w:sz="4" w:space="0"/>
            </w:tcBorders>
            <w:noWrap w:val="0"/>
            <w:vAlign w:val="center"/>
          </w:tcPr>
          <w:p w14:paraId="7D9A65B0">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预研三年滚动计划</w:t>
            </w:r>
          </w:p>
        </w:tc>
      </w:tr>
      <w:tr w14:paraId="0205A3C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379" w:hRule="atLeast"/>
        </w:trPr>
        <w:tc>
          <w:tcPr>
            <w:tcW w:w="1099"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05588C8C">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公司级</w:t>
            </w:r>
          </w:p>
        </w:tc>
        <w:tc>
          <w:tcPr>
            <w:tcW w:w="1369" w:type="dxa"/>
            <w:tcBorders>
              <w:top w:val="single" w:color="auto" w:sz="4" w:space="0"/>
              <w:left w:val="single" w:color="auto" w:sz="4" w:space="0"/>
              <w:bottom w:val="single" w:color="auto" w:sz="4" w:space="0"/>
              <w:right w:val="single" w:color="auto" w:sz="4" w:space="0"/>
            </w:tcBorders>
            <w:noWrap w:val="0"/>
            <w:vAlign w:val="center"/>
          </w:tcPr>
          <w:p w14:paraId="0DDAF554">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科技部</w:t>
            </w:r>
          </w:p>
        </w:tc>
        <w:tc>
          <w:tcPr>
            <w:tcW w:w="1491" w:type="dxa"/>
            <w:tcBorders>
              <w:top w:val="single" w:color="auto" w:sz="4" w:space="0"/>
              <w:left w:val="single" w:color="auto" w:sz="4" w:space="0"/>
              <w:bottom w:val="single" w:color="auto" w:sz="4" w:space="0"/>
              <w:right w:val="single" w:color="auto" w:sz="4" w:space="0"/>
            </w:tcBorders>
            <w:noWrap w:val="0"/>
            <w:vAlign w:val="center"/>
          </w:tcPr>
          <w:p w14:paraId="4657A080">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科研项目处</w:t>
            </w:r>
          </w:p>
        </w:tc>
        <w:tc>
          <w:tcPr>
            <w:tcW w:w="1031" w:type="dxa"/>
            <w:tcBorders>
              <w:top w:val="single" w:color="auto" w:sz="4" w:space="0"/>
              <w:left w:val="single" w:color="auto" w:sz="4" w:space="0"/>
              <w:bottom w:val="single" w:color="auto" w:sz="4" w:space="0"/>
              <w:right w:val="single" w:color="auto" w:sz="4" w:space="0"/>
            </w:tcBorders>
            <w:noWrap w:val="0"/>
            <w:vAlign w:val="center"/>
          </w:tcPr>
          <w:p w14:paraId="610E35AA">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科技部</w:t>
            </w:r>
          </w:p>
        </w:tc>
        <w:tc>
          <w:tcPr>
            <w:tcW w:w="1237" w:type="dxa"/>
            <w:tcBorders>
              <w:top w:val="single" w:color="auto" w:sz="4" w:space="0"/>
              <w:left w:val="single" w:color="auto" w:sz="4" w:space="0"/>
              <w:bottom w:val="single" w:color="auto" w:sz="4" w:space="0"/>
              <w:right w:val="single" w:color="auto" w:sz="4" w:space="0"/>
            </w:tcBorders>
            <w:noWrap w:val="0"/>
            <w:vAlign w:val="center"/>
          </w:tcPr>
          <w:p w14:paraId="716E4051">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科研项目处</w:t>
            </w:r>
          </w:p>
        </w:tc>
        <w:tc>
          <w:tcPr>
            <w:tcW w:w="2325" w:type="dxa"/>
            <w:tcBorders>
              <w:top w:val="single" w:color="auto" w:sz="4" w:space="0"/>
              <w:left w:val="single" w:color="auto" w:sz="4" w:space="0"/>
              <w:bottom w:val="single" w:color="auto" w:sz="4" w:space="0"/>
              <w:right w:val="single" w:color="auto" w:sz="4" w:space="0"/>
            </w:tcBorders>
            <w:noWrap w:val="0"/>
            <w:vAlign w:val="center"/>
          </w:tcPr>
          <w:p w14:paraId="331BD5CC">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重大科技创新专项</w:t>
            </w:r>
          </w:p>
        </w:tc>
      </w:tr>
      <w:tr w14:paraId="1FDC62D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215" w:hRule="atLeast"/>
        </w:trPr>
        <w:tc>
          <w:tcPr>
            <w:tcW w:w="1099"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020C49E3">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公司级</w:t>
            </w:r>
          </w:p>
        </w:tc>
        <w:tc>
          <w:tcPr>
            <w:tcW w:w="1369" w:type="dxa"/>
            <w:tcBorders>
              <w:top w:val="single" w:color="auto" w:sz="4" w:space="0"/>
              <w:left w:val="single" w:color="auto" w:sz="4" w:space="0"/>
              <w:bottom w:val="single" w:color="auto" w:sz="4" w:space="0"/>
              <w:right w:val="single" w:color="auto" w:sz="4" w:space="0"/>
            </w:tcBorders>
            <w:noWrap w:val="0"/>
            <w:vAlign w:val="center"/>
          </w:tcPr>
          <w:p w14:paraId="002FF3AB">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科技部</w:t>
            </w:r>
          </w:p>
        </w:tc>
        <w:tc>
          <w:tcPr>
            <w:tcW w:w="1491" w:type="dxa"/>
            <w:tcBorders>
              <w:top w:val="single" w:color="auto" w:sz="4" w:space="0"/>
              <w:left w:val="single" w:color="auto" w:sz="4" w:space="0"/>
              <w:bottom w:val="single" w:color="auto" w:sz="4" w:space="0"/>
              <w:right w:val="single" w:color="auto" w:sz="4" w:space="0"/>
            </w:tcBorders>
            <w:noWrap w:val="0"/>
            <w:vAlign w:val="center"/>
          </w:tcPr>
          <w:p w14:paraId="5CAF0AA3">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科研项目处</w:t>
            </w:r>
          </w:p>
        </w:tc>
        <w:tc>
          <w:tcPr>
            <w:tcW w:w="1031" w:type="dxa"/>
            <w:tcBorders>
              <w:top w:val="single" w:color="auto" w:sz="4" w:space="0"/>
              <w:left w:val="single" w:color="auto" w:sz="4" w:space="0"/>
              <w:bottom w:val="single" w:color="auto" w:sz="4" w:space="0"/>
              <w:right w:val="single" w:color="auto" w:sz="4" w:space="0"/>
            </w:tcBorders>
            <w:noWrap w:val="0"/>
            <w:vAlign w:val="center"/>
          </w:tcPr>
          <w:p w14:paraId="63993DA7">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科技部</w:t>
            </w:r>
          </w:p>
        </w:tc>
        <w:tc>
          <w:tcPr>
            <w:tcW w:w="1237" w:type="dxa"/>
            <w:tcBorders>
              <w:top w:val="single" w:color="auto" w:sz="4" w:space="0"/>
              <w:left w:val="single" w:color="auto" w:sz="4" w:space="0"/>
              <w:bottom w:val="single" w:color="auto" w:sz="4" w:space="0"/>
              <w:right w:val="single" w:color="auto" w:sz="4" w:space="0"/>
            </w:tcBorders>
            <w:noWrap w:val="0"/>
            <w:vAlign w:val="center"/>
          </w:tcPr>
          <w:p w14:paraId="4B118AB4">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科研项目处</w:t>
            </w:r>
          </w:p>
        </w:tc>
        <w:tc>
          <w:tcPr>
            <w:tcW w:w="2325" w:type="dxa"/>
            <w:tcBorders>
              <w:top w:val="single" w:color="auto" w:sz="4" w:space="0"/>
              <w:left w:val="single" w:color="auto" w:sz="4" w:space="0"/>
              <w:bottom w:val="single" w:color="auto" w:sz="4" w:space="0"/>
              <w:right w:val="single" w:color="auto" w:sz="4" w:space="0"/>
            </w:tcBorders>
            <w:noWrap w:val="0"/>
            <w:vAlign w:val="center"/>
          </w:tcPr>
          <w:p w14:paraId="039CB1A7">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新疆大飞机气象创新中心</w:t>
            </w:r>
          </w:p>
        </w:tc>
      </w:tr>
      <w:tr w14:paraId="4A3608F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179" w:hRule="atLeast"/>
        </w:trPr>
        <w:tc>
          <w:tcPr>
            <w:tcW w:w="1099"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1998A62">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公司级</w:t>
            </w:r>
          </w:p>
        </w:tc>
        <w:tc>
          <w:tcPr>
            <w:tcW w:w="1369" w:type="dxa"/>
            <w:tcBorders>
              <w:top w:val="single" w:color="auto" w:sz="4" w:space="0"/>
              <w:left w:val="single" w:color="auto" w:sz="4" w:space="0"/>
              <w:bottom w:val="single" w:color="auto" w:sz="4" w:space="0"/>
              <w:right w:val="single" w:color="auto" w:sz="4" w:space="0"/>
            </w:tcBorders>
            <w:noWrap w:val="0"/>
            <w:vAlign w:val="center"/>
          </w:tcPr>
          <w:p w14:paraId="2FF46965">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科技部</w:t>
            </w:r>
          </w:p>
        </w:tc>
        <w:tc>
          <w:tcPr>
            <w:tcW w:w="1491" w:type="dxa"/>
            <w:tcBorders>
              <w:top w:val="single" w:color="auto" w:sz="4" w:space="0"/>
              <w:left w:val="single" w:color="auto" w:sz="4" w:space="0"/>
              <w:bottom w:val="single" w:color="auto" w:sz="4" w:space="0"/>
              <w:right w:val="single" w:color="auto" w:sz="4" w:space="0"/>
            </w:tcBorders>
            <w:noWrap w:val="0"/>
            <w:vAlign w:val="center"/>
          </w:tcPr>
          <w:p w14:paraId="1264ADA0">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科技发展处</w:t>
            </w:r>
          </w:p>
        </w:tc>
        <w:tc>
          <w:tcPr>
            <w:tcW w:w="1031" w:type="dxa"/>
            <w:tcBorders>
              <w:top w:val="single" w:color="auto" w:sz="4" w:space="0"/>
              <w:left w:val="single" w:color="auto" w:sz="4" w:space="0"/>
              <w:bottom w:val="single" w:color="auto" w:sz="4" w:space="0"/>
              <w:right w:val="single" w:color="auto" w:sz="4" w:space="0"/>
            </w:tcBorders>
            <w:noWrap w:val="0"/>
            <w:vAlign w:val="center"/>
          </w:tcPr>
          <w:p w14:paraId="55868D08">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科技部</w:t>
            </w:r>
          </w:p>
        </w:tc>
        <w:tc>
          <w:tcPr>
            <w:tcW w:w="1237" w:type="dxa"/>
            <w:tcBorders>
              <w:top w:val="single" w:color="auto" w:sz="4" w:space="0"/>
              <w:left w:val="single" w:color="auto" w:sz="4" w:space="0"/>
              <w:bottom w:val="single" w:color="auto" w:sz="4" w:space="0"/>
              <w:right w:val="single" w:color="auto" w:sz="4" w:space="0"/>
            </w:tcBorders>
            <w:noWrap w:val="0"/>
            <w:vAlign w:val="center"/>
          </w:tcPr>
          <w:p w14:paraId="347E8655">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科技发展处</w:t>
            </w:r>
          </w:p>
        </w:tc>
        <w:tc>
          <w:tcPr>
            <w:tcW w:w="2325" w:type="dxa"/>
            <w:tcBorders>
              <w:top w:val="single" w:color="auto" w:sz="4" w:space="0"/>
              <w:left w:val="single" w:color="auto" w:sz="4" w:space="0"/>
              <w:bottom w:val="single" w:color="auto" w:sz="4" w:space="0"/>
              <w:right w:val="single" w:color="auto" w:sz="4" w:space="0"/>
            </w:tcBorders>
            <w:noWrap w:val="0"/>
            <w:vAlign w:val="center"/>
          </w:tcPr>
          <w:p w14:paraId="7531BA9E">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科技周</w:t>
            </w:r>
          </w:p>
        </w:tc>
      </w:tr>
      <w:tr w14:paraId="1638AAF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16" w:hRule="atLeast"/>
        </w:trPr>
        <w:tc>
          <w:tcPr>
            <w:tcW w:w="1099"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790F8E94">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公司级</w:t>
            </w:r>
          </w:p>
        </w:tc>
        <w:tc>
          <w:tcPr>
            <w:tcW w:w="1369" w:type="dxa"/>
            <w:tcBorders>
              <w:top w:val="single" w:color="auto" w:sz="4" w:space="0"/>
              <w:left w:val="single" w:color="auto" w:sz="4" w:space="0"/>
              <w:bottom w:val="single" w:color="auto" w:sz="4" w:space="0"/>
              <w:right w:val="single" w:color="auto" w:sz="4" w:space="0"/>
            </w:tcBorders>
            <w:noWrap w:val="0"/>
            <w:vAlign w:val="center"/>
          </w:tcPr>
          <w:p w14:paraId="241D3F95">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科技部</w:t>
            </w:r>
          </w:p>
        </w:tc>
        <w:tc>
          <w:tcPr>
            <w:tcW w:w="1491" w:type="dxa"/>
            <w:tcBorders>
              <w:top w:val="single" w:color="auto" w:sz="4" w:space="0"/>
              <w:left w:val="single" w:color="auto" w:sz="4" w:space="0"/>
              <w:bottom w:val="single" w:color="auto" w:sz="4" w:space="0"/>
              <w:right w:val="single" w:color="auto" w:sz="4" w:space="0"/>
            </w:tcBorders>
            <w:noWrap w:val="0"/>
            <w:vAlign w:val="center"/>
          </w:tcPr>
          <w:p w14:paraId="733E7478">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科技发展处</w:t>
            </w:r>
          </w:p>
        </w:tc>
        <w:tc>
          <w:tcPr>
            <w:tcW w:w="1031" w:type="dxa"/>
            <w:tcBorders>
              <w:top w:val="single" w:color="auto" w:sz="4" w:space="0"/>
              <w:left w:val="single" w:color="auto" w:sz="4" w:space="0"/>
              <w:bottom w:val="single" w:color="auto" w:sz="4" w:space="0"/>
              <w:right w:val="single" w:color="auto" w:sz="4" w:space="0"/>
            </w:tcBorders>
            <w:noWrap w:val="0"/>
            <w:vAlign w:val="center"/>
          </w:tcPr>
          <w:p w14:paraId="07443F07">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科技部</w:t>
            </w:r>
          </w:p>
        </w:tc>
        <w:tc>
          <w:tcPr>
            <w:tcW w:w="1237" w:type="dxa"/>
            <w:tcBorders>
              <w:top w:val="single" w:color="auto" w:sz="4" w:space="0"/>
              <w:left w:val="single" w:color="auto" w:sz="4" w:space="0"/>
              <w:bottom w:val="single" w:color="auto" w:sz="4" w:space="0"/>
              <w:right w:val="single" w:color="auto" w:sz="4" w:space="0"/>
            </w:tcBorders>
            <w:noWrap w:val="0"/>
            <w:vAlign w:val="center"/>
          </w:tcPr>
          <w:p w14:paraId="299E9B3E">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科技发展处</w:t>
            </w:r>
          </w:p>
        </w:tc>
        <w:tc>
          <w:tcPr>
            <w:tcW w:w="2325" w:type="dxa"/>
            <w:tcBorders>
              <w:top w:val="single" w:color="auto" w:sz="4" w:space="0"/>
              <w:left w:val="single" w:color="auto" w:sz="4" w:space="0"/>
              <w:bottom w:val="single" w:color="auto" w:sz="4" w:space="0"/>
              <w:right w:val="single" w:color="auto" w:sz="4" w:space="0"/>
            </w:tcBorders>
            <w:noWrap w:val="0"/>
            <w:vAlign w:val="center"/>
          </w:tcPr>
          <w:p w14:paraId="298D6C4D">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大飞机研究院</w:t>
            </w:r>
          </w:p>
        </w:tc>
      </w:tr>
      <w:tr w14:paraId="5AC3692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108" w:hRule="atLeast"/>
        </w:trPr>
        <w:tc>
          <w:tcPr>
            <w:tcW w:w="1099"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0ED4AAAA">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公司级</w:t>
            </w:r>
          </w:p>
        </w:tc>
        <w:tc>
          <w:tcPr>
            <w:tcW w:w="1369" w:type="dxa"/>
            <w:tcBorders>
              <w:top w:val="single" w:color="auto" w:sz="4" w:space="0"/>
              <w:left w:val="single" w:color="auto" w:sz="4" w:space="0"/>
              <w:bottom w:val="single" w:color="auto" w:sz="4" w:space="0"/>
              <w:right w:val="single" w:color="auto" w:sz="4" w:space="0"/>
            </w:tcBorders>
            <w:noWrap w:val="0"/>
            <w:vAlign w:val="center"/>
          </w:tcPr>
          <w:p w14:paraId="0B6BEE73">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科技部</w:t>
            </w:r>
          </w:p>
        </w:tc>
        <w:tc>
          <w:tcPr>
            <w:tcW w:w="1491" w:type="dxa"/>
            <w:tcBorders>
              <w:top w:val="single" w:color="auto" w:sz="4" w:space="0"/>
              <w:left w:val="single" w:color="auto" w:sz="4" w:space="0"/>
              <w:bottom w:val="single" w:color="auto" w:sz="4" w:space="0"/>
              <w:right w:val="single" w:color="auto" w:sz="4" w:space="0"/>
            </w:tcBorders>
            <w:noWrap w:val="0"/>
            <w:vAlign w:val="center"/>
          </w:tcPr>
          <w:p w14:paraId="2C02741C">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技术基础处</w:t>
            </w:r>
          </w:p>
        </w:tc>
        <w:tc>
          <w:tcPr>
            <w:tcW w:w="1031" w:type="dxa"/>
            <w:tcBorders>
              <w:top w:val="single" w:color="auto" w:sz="4" w:space="0"/>
              <w:left w:val="single" w:color="auto" w:sz="4" w:space="0"/>
              <w:bottom w:val="single" w:color="auto" w:sz="4" w:space="0"/>
              <w:right w:val="single" w:color="auto" w:sz="4" w:space="0"/>
            </w:tcBorders>
            <w:noWrap w:val="0"/>
            <w:vAlign w:val="center"/>
          </w:tcPr>
          <w:p w14:paraId="70D1D679">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科技部</w:t>
            </w:r>
          </w:p>
        </w:tc>
        <w:tc>
          <w:tcPr>
            <w:tcW w:w="1237" w:type="dxa"/>
            <w:tcBorders>
              <w:top w:val="single" w:color="auto" w:sz="4" w:space="0"/>
              <w:left w:val="single" w:color="auto" w:sz="4" w:space="0"/>
              <w:bottom w:val="single" w:color="auto" w:sz="4" w:space="0"/>
              <w:right w:val="single" w:color="auto" w:sz="4" w:space="0"/>
            </w:tcBorders>
            <w:noWrap w:val="0"/>
            <w:vAlign w:val="center"/>
          </w:tcPr>
          <w:p w14:paraId="2C86CC52">
            <w:pPr>
              <w:spacing w:line="360" w:lineRule="exact"/>
              <w:jc w:val="center"/>
              <w:rPr>
                <w:rFonts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技术基础处</w:t>
            </w:r>
          </w:p>
        </w:tc>
        <w:tc>
          <w:tcPr>
            <w:tcW w:w="2325" w:type="dxa"/>
            <w:tcBorders>
              <w:top w:val="single" w:color="auto" w:sz="4" w:space="0"/>
              <w:left w:val="single" w:color="auto" w:sz="4" w:space="0"/>
              <w:bottom w:val="single" w:color="auto" w:sz="4" w:space="0"/>
              <w:right w:val="single" w:color="auto" w:sz="4" w:space="0"/>
            </w:tcBorders>
            <w:noWrap w:val="0"/>
            <w:vAlign w:val="center"/>
          </w:tcPr>
          <w:p w14:paraId="1662C962">
            <w:pPr>
              <w:spacing w:line="360" w:lineRule="exact"/>
              <w:jc w:val="center"/>
              <w:rPr>
                <w:rFonts w:hint="eastAsia" w:ascii="仿宋_GB2312" w:hAnsi="仿宋_GB2312" w:eastAsia="仿宋_GB2312" w:cs="仿宋_GB2312"/>
                <w:color w:val="auto"/>
                <w:sz w:val="24"/>
                <w:szCs w:val="24"/>
                <w:lang w:eastAsia="zh-CN"/>
              </w:rPr>
            </w:pPr>
            <w:r>
              <w:rPr>
                <w:rFonts w:hint="eastAsia" w:ascii="仿宋_GB2312" w:hAnsi="仿宋_GB2312" w:eastAsia="仿宋_GB2312" w:cs="仿宋_GB2312"/>
                <w:color w:val="auto"/>
                <w:sz w:val="24"/>
                <w:szCs w:val="24"/>
                <w:lang w:eastAsia="zh-CN"/>
              </w:rPr>
              <w:t>大飞机先进材料创新联盟</w:t>
            </w:r>
          </w:p>
        </w:tc>
      </w:tr>
      <w:tr w14:paraId="03D3B62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108" w:hRule="atLeast"/>
        </w:trPr>
        <w:tc>
          <w:tcPr>
            <w:tcW w:w="1099"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4F352C19">
            <w:pPr>
              <w:spacing w:line="360" w:lineRule="exact"/>
              <w:jc w:val="center"/>
              <w:rPr>
                <w:rFonts w:hint="eastAsia" w:ascii="仿宋_GB2312" w:hAnsi="仿宋_GB2312" w:eastAsia="仿宋_GB2312" w:cs="仿宋_GB2312"/>
                <w:color w:val="auto"/>
                <w:sz w:val="24"/>
                <w:szCs w:val="24"/>
                <w:highlight w:val="yellow"/>
                <w:lang w:val="en-US" w:eastAsia="zh-CN" w:bidi="ar-SA"/>
              </w:rPr>
            </w:pPr>
            <w:r>
              <w:rPr>
                <w:rFonts w:hint="eastAsia" w:ascii="仿宋_GB2312" w:hAnsi="仿宋_GB2312" w:eastAsia="仿宋_GB2312" w:cs="仿宋_GB2312"/>
                <w:color w:val="auto"/>
                <w:sz w:val="24"/>
                <w:szCs w:val="24"/>
              </w:rPr>
              <w:t>公司级</w:t>
            </w:r>
          </w:p>
        </w:tc>
        <w:tc>
          <w:tcPr>
            <w:tcW w:w="1369" w:type="dxa"/>
            <w:tcBorders>
              <w:top w:val="single" w:color="auto" w:sz="4" w:space="0"/>
              <w:left w:val="single" w:color="auto" w:sz="4" w:space="0"/>
              <w:bottom w:val="single" w:color="auto" w:sz="4" w:space="0"/>
              <w:right w:val="single" w:color="auto" w:sz="4" w:space="0"/>
            </w:tcBorders>
            <w:noWrap w:val="0"/>
            <w:vAlign w:val="center"/>
          </w:tcPr>
          <w:p w14:paraId="280D9DFE">
            <w:pPr>
              <w:spacing w:line="360" w:lineRule="exact"/>
              <w:jc w:val="center"/>
              <w:rPr>
                <w:rFonts w:hint="eastAsia" w:ascii="仿宋_GB2312" w:hAnsi="仿宋_GB2312" w:eastAsia="仿宋_GB2312" w:cs="仿宋_GB2312"/>
                <w:color w:val="auto"/>
                <w:sz w:val="24"/>
                <w:szCs w:val="24"/>
                <w:highlight w:val="yellow"/>
                <w:lang w:val="en-US" w:eastAsia="zh-CN" w:bidi="ar-SA"/>
              </w:rPr>
            </w:pPr>
            <w:r>
              <w:rPr>
                <w:rFonts w:hint="eastAsia" w:ascii="仿宋_GB2312" w:hAnsi="仿宋_GB2312" w:eastAsia="仿宋_GB2312" w:cs="仿宋_GB2312"/>
                <w:color w:val="auto"/>
                <w:sz w:val="24"/>
                <w:szCs w:val="24"/>
              </w:rPr>
              <w:t>科技部</w:t>
            </w:r>
          </w:p>
        </w:tc>
        <w:tc>
          <w:tcPr>
            <w:tcW w:w="1491" w:type="dxa"/>
            <w:tcBorders>
              <w:top w:val="single" w:color="auto" w:sz="4" w:space="0"/>
              <w:left w:val="single" w:color="auto" w:sz="4" w:space="0"/>
              <w:bottom w:val="single" w:color="auto" w:sz="4" w:space="0"/>
              <w:right w:val="single" w:color="auto" w:sz="4" w:space="0"/>
            </w:tcBorders>
            <w:noWrap w:val="0"/>
            <w:vAlign w:val="center"/>
          </w:tcPr>
          <w:p w14:paraId="022AA106">
            <w:pPr>
              <w:spacing w:line="360" w:lineRule="exact"/>
              <w:jc w:val="center"/>
              <w:rPr>
                <w:rFonts w:hint="eastAsia" w:ascii="仿宋_GB2312" w:hAnsi="仿宋_GB2312" w:eastAsia="仿宋_GB2312" w:cs="仿宋_GB2312"/>
                <w:color w:val="auto"/>
                <w:sz w:val="24"/>
                <w:szCs w:val="24"/>
                <w:highlight w:val="yellow"/>
                <w:lang w:val="en-US" w:eastAsia="zh-CN" w:bidi="ar-SA"/>
              </w:rPr>
            </w:pPr>
            <w:r>
              <w:rPr>
                <w:rFonts w:hint="eastAsia" w:ascii="仿宋_GB2312" w:hAnsi="仿宋_GB2312" w:eastAsia="仿宋_GB2312" w:cs="仿宋_GB2312"/>
                <w:color w:val="auto"/>
                <w:sz w:val="24"/>
                <w:szCs w:val="24"/>
              </w:rPr>
              <w:t>科研项目处</w:t>
            </w:r>
          </w:p>
        </w:tc>
        <w:tc>
          <w:tcPr>
            <w:tcW w:w="1031" w:type="dxa"/>
            <w:tcBorders>
              <w:top w:val="single" w:color="auto" w:sz="4" w:space="0"/>
              <w:left w:val="single" w:color="auto" w:sz="4" w:space="0"/>
              <w:bottom w:val="single" w:color="auto" w:sz="4" w:space="0"/>
              <w:right w:val="single" w:color="auto" w:sz="4" w:space="0"/>
            </w:tcBorders>
            <w:noWrap w:val="0"/>
            <w:vAlign w:val="center"/>
          </w:tcPr>
          <w:p w14:paraId="0170BD9C">
            <w:pPr>
              <w:spacing w:line="360" w:lineRule="exact"/>
              <w:jc w:val="center"/>
              <w:rPr>
                <w:rFonts w:hint="eastAsia" w:ascii="仿宋_GB2312" w:hAnsi="仿宋_GB2312" w:eastAsia="仿宋_GB2312" w:cs="仿宋_GB2312"/>
                <w:color w:val="auto"/>
                <w:sz w:val="24"/>
                <w:szCs w:val="24"/>
                <w:highlight w:val="yellow"/>
                <w:lang w:val="en-US" w:eastAsia="zh-CN" w:bidi="ar-SA"/>
              </w:rPr>
            </w:pPr>
            <w:r>
              <w:rPr>
                <w:rFonts w:hint="eastAsia" w:ascii="仿宋_GB2312" w:hAnsi="仿宋_GB2312" w:eastAsia="仿宋_GB2312" w:cs="仿宋_GB2312"/>
                <w:color w:val="auto"/>
                <w:sz w:val="24"/>
                <w:szCs w:val="24"/>
              </w:rPr>
              <w:t>科技部</w:t>
            </w:r>
          </w:p>
        </w:tc>
        <w:tc>
          <w:tcPr>
            <w:tcW w:w="1237" w:type="dxa"/>
            <w:tcBorders>
              <w:top w:val="single" w:color="auto" w:sz="4" w:space="0"/>
              <w:left w:val="single" w:color="auto" w:sz="4" w:space="0"/>
              <w:bottom w:val="single" w:color="auto" w:sz="4" w:space="0"/>
              <w:right w:val="single" w:color="auto" w:sz="4" w:space="0"/>
            </w:tcBorders>
            <w:noWrap w:val="0"/>
            <w:vAlign w:val="center"/>
          </w:tcPr>
          <w:p w14:paraId="24C28C90">
            <w:pPr>
              <w:spacing w:line="360" w:lineRule="exact"/>
              <w:jc w:val="center"/>
              <w:rPr>
                <w:rFonts w:hint="eastAsia" w:ascii="仿宋_GB2312" w:hAnsi="仿宋_GB2312" w:eastAsia="仿宋_GB2312" w:cs="仿宋_GB2312"/>
                <w:color w:val="auto"/>
                <w:sz w:val="24"/>
                <w:szCs w:val="24"/>
                <w:highlight w:val="yellow"/>
                <w:lang w:val="en-US" w:eastAsia="zh-CN" w:bidi="ar-SA"/>
              </w:rPr>
            </w:pPr>
            <w:r>
              <w:rPr>
                <w:rFonts w:hint="eastAsia" w:ascii="仿宋_GB2312" w:hAnsi="仿宋_GB2312" w:eastAsia="仿宋_GB2312" w:cs="仿宋_GB2312"/>
                <w:color w:val="auto"/>
                <w:sz w:val="24"/>
                <w:szCs w:val="24"/>
              </w:rPr>
              <w:t>科研项目处</w:t>
            </w:r>
          </w:p>
        </w:tc>
        <w:tc>
          <w:tcPr>
            <w:tcW w:w="2325" w:type="dxa"/>
            <w:tcBorders>
              <w:top w:val="single" w:color="auto" w:sz="4" w:space="0"/>
              <w:left w:val="single" w:color="auto" w:sz="4" w:space="0"/>
              <w:bottom w:val="single" w:color="auto" w:sz="4" w:space="0"/>
              <w:right w:val="single" w:color="auto" w:sz="4" w:space="0"/>
            </w:tcBorders>
            <w:noWrap w:val="0"/>
            <w:vAlign w:val="center"/>
          </w:tcPr>
          <w:p w14:paraId="5A3D4E1D">
            <w:pPr>
              <w:spacing w:line="360" w:lineRule="exact"/>
              <w:jc w:val="center"/>
              <w:rPr>
                <w:rFonts w:hint="eastAsia" w:ascii="仿宋_GB2312" w:hAnsi="仿宋_GB2312" w:eastAsia="仿宋_GB2312" w:cs="仿宋_GB2312"/>
                <w:color w:val="auto"/>
                <w:sz w:val="24"/>
                <w:szCs w:val="24"/>
                <w:highlight w:val="yellow"/>
                <w:lang w:val="en-US" w:eastAsia="zh-CN" w:bidi="ar-SA"/>
              </w:rPr>
            </w:pPr>
            <w:r>
              <w:rPr>
                <w:rFonts w:hint="eastAsia" w:ascii="仿宋_GB2312" w:hAnsi="仿宋_GB2312" w:eastAsia="仿宋_GB2312" w:cs="仿宋_GB2312"/>
                <w:color w:val="auto"/>
                <w:sz w:val="24"/>
                <w:szCs w:val="24"/>
                <w:highlight w:val="none"/>
                <w:lang w:val="en-US" w:eastAsia="zh-CN" w:bidi="ar-SA"/>
              </w:rPr>
              <w:t>“中国商飞-波音”可持续航空技术研究中心项目</w:t>
            </w:r>
          </w:p>
        </w:tc>
      </w:tr>
    </w:tbl>
    <w:p w14:paraId="77F0306A">
      <w:pPr>
        <w:spacing w:line="560" w:lineRule="exact"/>
        <w:ind w:firstLine="640" w:firstLineChars="200"/>
        <w:jc w:val="left"/>
        <w:rPr>
          <w:rFonts w:hint="eastAsia" w:ascii="仿宋_GB2312" w:hAnsi="仿宋_GB2312" w:eastAsia="仿宋_GB2312" w:cs="仿宋_GB2312"/>
          <w:color w:val="auto"/>
          <w:sz w:val="32"/>
          <w:szCs w:val="32"/>
          <w:lang w:val="en-US" w:eastAsia="zh-CN"/>
        </w:rPr>
      </w:pPr>
      <w:bookmarkStart w:id="17" w:name="heading_4"/>
      <w:r>
        <w:rPr>
          <w:rFonts w:hint="eastAsia" w:ascii="仿宋_GB2312" w:hAnsi="仿宋_GB2312" w:eastAsia="仿宋_GB2312" w:cs="仿宋_GB2312"/>
          <w:color w:val="auto"/>
          <w:sz w:val="32"/>
          <w:szCs w:val="32"/>
          <w:lang w:val="en-US" w:eastAsia="zh-CN"/>
        </w:rPr>
        <w:t>填写规则：</w:t>
      </w:r>
    </w:p>
    <w:p w14:paraId="51B2FA7A">
      <w:pPr>
        <w:spacing w:line="560" w:lineRule="exact"/>
        <w:ind w:firstLine="640" w:firstLineChars="200"/>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lang w:val="en-US" w:eastAsia="zh-CN"/>
        </w:rPr>
        <w:t>1.</w:t>
      </w:r>
      <w:r>
        <w:rPr>
          <w:rFonts w:hint="eastAsia" w:ascii="仿宋_GB2312" w:hAnsi="仿宋_GB2312" w:eastAsia="仿宋_GB2312" w:cs="仿宋_GB2312"/>
          <w:color w:val="auto"/>
          <w:sz w:val="32"/>
          <w:szCs w:val="32"/>
        </w:rPr>
        <w:t>项目层级（国家级/地方级/公司级）立项后原则上不允许变更；特殊情况需走「</w:t>
      </w:r>
      <w:r>
        <w:rPr>
          <w:rFonts w:hint="eastAsia" w:ascii="仿宋_GB2312" w:hAnsi="仿宋_GB2312" w:eastAsia="仿宋_GB2312" w:cs="仿宋_GB2312"/>
          <w:color w:val="auto"/>
          <w:sz w:val="32"/>
          <w:szCs w:val="32"/>
          <w:lang w:val="en-US" w:eastAsia="zh-CN"/>
        </w:rPr>
        <w:t>数据变更</w:t>
      </w:r>
      <w:r>
        <w:rPr>
          <w:rFonts w:hint="eastAsia" w:ascii="仿宋_GB2312" w:hAnsi="仿宋_GB2312" w:eastAsia="仿宋_GB2312" w:cs="仿宋_GB2312"/>
          <w:color w:val="auto"/>
          <w:sz w:val="32"/>
          <w:szCs w:val="32"/>
        </w:rPr>
        <w:t>」审批流程</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lang w:val="en-US" w:eastAsia="zh-CN"/>
        </w:rPr>
        <w:t>如：FGW第一批项目在向FGW申报阶段没有明确是可研批复类还是投资补助类，待FGW下达通知后才明确为投资补助类，需有公司立项）</w:t>
      </w:r>
      <w:r>
        <w:rPr>
          <w:rFonts w:hint="eastAsia" w:ascii="仿宋_GB2312" w:hAnsi="仿宋_GB2312" w:eastAsia="仿宋_GB2312" w:cs="仿宋_GB2312"/>
          <w:color w:val="auto"/>
          <w:sz w:val="32"/>
          <w:szCs w:val="32"/>
        </w:rPr>
        <w:t>。</w:t>
      </w:r>
    </w:p>
    <w:p w14:paraId="366FAB0A">
      <w:pPr>
        <w:spacing w:line="560" w:lineRule="exact"/>
        <w:ind w:firstLine="640" w:firstLineChars="200"/>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lang w:val="en-US" w:eastAsia="zh-CN"/>
        </w:rPr>
        <w:t>2.</w:t>
      </w:r>
      <w:r>
        <w:rPr>
          <w:rFonts w:hint="eastAsia" w:ascii="仿宋_GB2312" w:hAnsi="仿宋_GB2312" w:eastAsia="仿宋_GB2312" w:cs="仿宋_GB2312"/>
          <w:color w:val="auto"/>
          <w:sz w:val="32"/>
          <w:szCs w:val="32"/>
        </w:rPr>
        <w:t>新增/</w:t>
      </w:r>
      <w:r>
        <w:rPr>
          <w:rFonts w:hint="eastAsia" w:ascii="仿宋_GB2312" w:hAnsi="仿宋_GB2312" w:eastAsia="仿宋_GB2312" w:cs="仿宋_GB2312"/>
          <w:color w:val="auto"/>
          <w:sz w:val="32"/>
          <w:szCs w:val="32"/>
          <w:lang w:val="en-US" w:eastAsia="zh-CN"/>
        </w:rPr>
        <w:t>终止</w:t>
      </w:r>
      <w:r>
        <w:rPr>
          <w:rFonts w:hint="eastAsia" w:ascii="仿宋_GB2312" w:hAnsi="仿宋_GB2312" w:eastAsia="仿宋_GB2312" w:cs="仿宋_GB2312"/>
          <w:color w:val="auto"/>
          <w:sz w:val="32"/>
          <w:szCs w:val="32"/>
        </w:rPr>
        <w:t>项目渠道，需由对应责任</w:t>
      </w:r>
      <w:r>
        <w:rPr>
          <w:rFonts w:hint="eastAsia" w:ascii="仿宋_GB2312" w:hAnsi="仿宋_GB2312" w:eastAsia="仿宋_GB2312" w:cs="仿宋_GB2312"/>
          <w:color w:val="auto"/>
          <w:sz w:val="32"/>
          <w:szCs w:val="32"/>
          <w:lang w:val="en-US" w:eastAsia="zh-CN"/>
        </w:rPr>
        <w:t>单位科技部</w:t>
      </w:r>
      <w:r>
        <w:rPr>
          <w:rFonts w:hint="eastAsia" w:ascii="仿宋_GB2312" w:hAnsi="仿宋_GB2312" w:eastAsia="仿宋_GB2312" w:cs="仿宋_GB2312"/>
          <w:color w:val="auto"/>
          <w:sz w:val="32"/>
          <w:szCs w:val="32"/>
        </w:rPr>
        <w:t>提交申请，经总部科技部审批后，由超级管理员维护分类字典。</w:t>
      </w:r>
    </w:p>
    <w:p w14:paraId="12429E3F">
      <w:pPr>
        <w:spacing w:line="560" w:lineRule="exact"/>
        <w:ind w:firstLine="640" w:firstLineChars="200"/>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lang w:val="en-US" w:eastAsia="zh-CN"/>
        </w:rPr>
        <w:t>3.</w:t>
      </w:r>
      <w:r>
        <w:rPr>
          <w:rFonts w:hint="eastAsia" w:ascii="仿宋_GB2312" w:hAnsi="仿宋_GB2312" w:eastAsia="仿宋_GB2312" w:cs="仿宋_GB2312"/>
          <w:color w:val="auto"/>
          <w:sz w:val="32"/>
          <w:szCs w:val="32"/>
        </w:rPr>
        <w:t>所有项目渠道编码全局唯一，禁止重复。</w:t>
      </w:r>
    </w:p>
    <w:p w14:paraId="24EAE27F">
      <w:pPr>
        <w:spacing w:line="560" w:lineRule="exact"/>
        <w:ind w:firstLine="640" w:firstLineChars="200"/>
        <w:jc w:val="left"/>
        <w:outlineLvl w:val="1"/>
        <w:rPr>
          <w:rFonts w:hint="eastAsia" w:ascii="楷体_GB2312" w:hAnsi="楷体_GB2312" w:eastAsia="楷体_GB2312" w:cs="楷体_GB2312"/>
          <w:bCs/>
          <w:sz w:val="32"/>
          <w:szCs w:val="32"/>
        </w:rPr>
      </w:pPr>
      <w:r>
        <w:rPr>
          <w:rFonts w:hint="eastAsia" w:ascii="楷体_GB2312" w:hAnsi="楷体_GB2312" w:eastAsia="楷体_GB2312" w:cs="楷体_GB2312"/>
          <w:bCs/>
          <w:sz w:val="32"/>
          <w:szCs w:val="32"/>
        </w:rPr>
        <w:t>（</w:t>
      </w:r>
      <w:r>
        <w:rPr>
          <w:rFonts w:hint="eastAsia" w:ascii="楷体_GB2312" w:hAnsi="楷体_GB2312" w:eastAsia="楷体_GB2312" w:cs="楷体_GB2312"/>
          <w:bCs/>
          <w:sz w:val="32"/>
          <w:szCs w:val="32"/>
          <w:lang w:val="en-US" w:eastAsia="zh-CN"/>
        </w:rPr>
        <w:t>二</w:t>
      </w:r>
      <w:r>
        <w:rPr>
          <w:rFonts w:hint="eastAsia" w:ascii="楷体_GB2312" w:hAnsi="楷体_GB2312" w:eastAsia="楷体_GB2312" w:cs="楷体_GB2312"/>
          <w:bCs/>
          <w:sz w:val="32"/>
          <w:szCs w:val="32"/>
        </w:rPr>
        <w:t>）</w:t>
      </w:r>
      <w:bookmarkStart w:id="18" w:name="OLE_LINK9"/>
      <w:r>
        <w:rPr>
          <w:rFonts w:hint="eastAsia" w:ascii="楷体_GB2312" w:hAnsi="楷体_GB2312" w:eastAsia="楷体_GB2312" w:cs="楷体_GB2312"/>
          <w:bCs/>
          <w:sz w:val="32"/>
          <w:szCs w:val="32"/>
        </w:rPr>
        <w:t>角色定义</w:t>
      </w:r>
      <w:bookmarkEnd w:id="18"/>
    </w:p>
    <w:tbl>
      <w:tblPr>
        <w:tblStyle w:val="8"/>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932"/>
        <w:gridCol w:w="1885"/>
        <w:gridCol w:w="3056"/>
        <w:gridCol w:w="2680"/>
      </w:tblGrid>
      <w:tr w14:paraId="027FB62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32"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top"/>
          </w:tcPr>
          <w:p w14:paraId="459F2B79">
            <w:pPr>
              <w:spacing w:line="360" w:lineRule="exact"/>
              <w:jc w:val="center"/>
              <w:rPr>
                <w:rFonts w:ascii="黑体" w:hAnsi="黑体" w:eastAsia="黑体" w:cs="黑体"/>
                <w:sz w:val="24"/>
                <w:szCs w:val="24"/>
              </w:rPr>
            </w:pPr>
            <w:r>
              <w:rPr>
                <w:rFonts w:hint="eastAsia" w:ascii="黑体" w:hAnsi="黑体" w:eastAsia="黑体" w:cs="黑体"/>
                <w:sz w:val="24"/>
                <w:szCs w:val="24"/>
              </w:rPr>
              <w:t>角色</w:t>
            </w:r>
          </w:p>
        </w:tc>
        <w:tc>
          <w:tcPr>
            <w:tcW w:w="1885"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top"/>
          </w:tcPr>
          <w:p w14:paraId="48A33263">
            <w:pPr>
              <w:spacing w:line="360" w:lineRule="exact"/>
              <w:jc w:val="center"/>
              <w:rPr>
                <w:rFonts w:ascii="黑体" w:hAnsi="黑体" w:eastAsia="黑体" w:cs="黑体"/>
                <w:sz w:val="24"/>
                <w:szCs w:val="24"/>
              </w:rPr>
            </w:pPr>
            <w:r>
              <w:rPr>
                <w:rFonts w:hint="eastAsia" w:ascii="黑体" w:hAnsi="黑体" w:eastAsia="黑体" w:cs="黑体"/>
                <w:sz w:val="24"/>
                <w:szCs w:val="24"/>
              </w:rPr>
              <w:t>人员</w:t>
            </w:r>
          </w:p>
        </w:tc>
        <w:tc>
          <w:tcPr>
            <w:tcW w:w="3056" w:type="dxa"/>
            <w:tcBorders>
              <w:top w:val="single" w:color="auto" w:sz="4" w:space="0"/>
              <w:left w:val="single" w:color="auto" w:sz="4" w:space="0"/>
              <w:bottom w:val="single" w:color="auto" w:sz="4" w:space="0"/>
              <w:right w:val="single" w:color="auto" w:sz="4" w:space="0"/>
            </w:tcBorders>
            <w:noWrap w:val="0"/>
            <w:vAlign w:val="top"/>
          </w:tcPr>
          <w:p w14:paraId="36B4A005">
            <w:pPr>
              <w:spacing w:line="360" w:lineRule="exact"/>
              <w:jc w:val="center"/>
              <w:rPr>
                <w:rFonts w:ascii="黑体" w:hAnsi="黑体" w:eastAsia="黑体" w:cs="黑体"/>
                <w:sz w:val="24"/>
                <w:szCs w:val="24"/>
              </w:rPr>
            </w:pPr>
            <w:r>
              <w:rPr>
                <w:rFonts w:hint="eastAsia" w:ascii="黑体" w:hAnsi="黑体" w:eastAsia="黑体" w:cs="黑体"/>
                <w:sz w:val="24"/>
                <w:szCs w:val="24"/>
              </w:rPr>
              <w:t>职责</w:t>
            </w:r>
          </w:p>
        </w:tc>
        <w:tc>
          <w:tcPr>
            <w:tcW w:w="2680" w:type="dxa"/>
            <w:tcBorders>
              <w:top w:val="single" w:color="auto" w:sz="4" w:space="0"/>
              <w:left w:val="single" w:color="auto" w:sz="4" w:space="0"/>
              <w:bottom w:val="single" w:color="auto" w:sz="4" w:space="0"/>
              <w:right w:val="single" w:color="auto" w:sz="4" w:space="0"/>
            </w:tcBorders>
            <w:noWrap w:val="0"/>
            <w:vAlign w:val="top"/>
          </w:tcPr>
          <w:p w14:paraId="7B7C5805">
            <w:pPr>
              <w:spacing w:line="360" w:lineRule="exact"/>
              <w:jc w:val="center"/>
              <w:rPr>
                <w:rFonts w:ascii="黑体" w:hAnsi="黑体" w:eastAsia="黑体" w:cs="黑体"/>
                <w:sz w:val="24"/>
                <w:szCs w:val="24"/>
              </w:rPr>
            </w:pPr>
            <w:r>
              <w:rPr>
                <w:rFonts w:hint="eastAsia" w:ascii="黑体" w:hAnsi="黑体" w:eastAsia="黑体" w:cs="黑体"/>
                <w:sz w:val="24"/>
                <w:szCs w:val="24"/>
              </w:rPr>
              <w:t>权限</w:t>
            </w:r>
          </w:p>
        </w:tc>
      </w:tr>
      <w:tr w14:paraId="3EE1427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ins w:id="8" w:author="411582" w:date="2026-07-09T19:22:47Z"/>
        </w:trPr>
        <w:tc>
          <w:tcPr>
            <w:tcW w:w="932" w:type="dxa"/>
            <w:tcBorders>
              <w:top w:val="single" w:color="auto" w:sz="4" w:space="0"/>
              <w:left w:val="single" w:color="auto" w:sz="4" w:space="0"/>
              <w:bottom w:val="single" w:color="auto" w:sz="4" w:space="0"/>
              <w:right w:val="single" w:color="auto" w:sz="4" w:space="0"/>
            </w:tcBorders>
            <w:noWrap w:val="0"/>
            <w:tcMar>
              <w:top w:w="60" w:type="dxa"/>
              <w:left w:w="57" w:type="dxa"/>
              <w:bottom w:w="30" w:type="dxa"/>
              <w:right w:w="57" w:type="dxa"/>
            </w:tcMar>
            <w:vAlign w:val="center"/>
          </w:tcPr>
          <w:p w14:paraId="0EBD6727">
            <w:pPr>
              <w:spacing w:line="360" w:lineRule="exact"/>
              <w:jc w:val="center"/>
              <w:rPr>
                <w:ins w:id="9" w:author="411582" w:date="2026-07-09T19:22:47Z"/>
                <w:rFonts w:hint="eastAsia" w:ascii="仿宋_GB2312" w:hAnsi="仿宋_GB2312" w:eastAsia="仿宋_GB2312" w:cs="仿宋_GB2312"/>
                <w:sz w:val="24"/>
                <w:szCs w:val="24"/>
                <w:lang w:eastAsia="zh-CN"/>
              </w:rPr>
            </w:pPr>
            <w:ins w:id="10" w:author="411582" w:date="2026-07-09T19:24:12Z">
              <w:r>
                <w:rPr>
                  <w:rFonts w:hint="eastAsia" w:ascii="仿宋_GB2312" w:hAnsi="仿宋_GB2312" w:eastAsia="仿宋_GB2312" w:cs="仿宋_GB2312"/>
                  <w:sz w:val="24"/>
                  <w:szCs w:val="24"/>
                  <w:lang w:eastAsia="zh-CN"/>
                </w:rPr>
                <w:t>领导</w:t>
              </w:r>
            </w:ins>
            <w:commentRangeStart w:id="0"/>
          </w:p>
        </w:tc>
        <w:tc>
          <w:tcPr>
            <w:tcW w:w="1885" w:type="dxa"/>
            <w:tcBorders>
              <w:top w:val="single" w:color="auto" w:sz="4" w:space="0"/>
              <w:left w:val="single" w:color="auto" w:sz="4" w:space="0"/>
              <w:bottom w:val="single" w:color="auto" w:sz="4" w:space="0"/>
              <w:right w:val="single" w:color="auto" w:sz="4" w:space="0"/>
            </w:tcBorders>
            <w:noWrap w:val="0"/>
            <w:tcMar>
              <w:top w:w="60" w:type="dxa"/>
              <w:left w:w="57" w:type="dxa"/>
              <w:bottom w:w="30" w:type="dxa"/>
              <w:right w:w="57" w:type="dxa"/>
            </w:tcMar>
            <w:vAlign w:val="center"/>
          </w:tcPr>
          <w:p w14:paraId="142EE4CC">
            <w:pPr>
              <w:spacing w:line="360" w:lineRule="exact"/>
              <w:jc w:val="left"/>
              <w:rPr>
                <w:ins w:id="11" w:author="411582" w:date="2026-07-09T19:22:47Z"/>
                <w:rFonts w:hint="eastAsia" w:ascii="仿宋_GB2312" w:hAnsi="仿宋_GB2312" w:eastAsia="仿宋_GB2312" w:cs="仿宋_GB2312"/>
                <w:sz w:val="24"/>
                <w:szCs w:val="24"/>
              </w:rPr>
            </w:pPr>
          </w:p>
        </w:tc>
        <w:tc>
          <w:tcPr>
            <w:tcW w:w="3056" w:type="dxa"/>
            <w:tcBorders>
              <w:top w:val="single" w:color="auto" w:sz="4" w:space="0"/>
              <w:left w:val="single" w:color="auto" w:sz="4" w:space="0"/>
              <w:bottom w:val="single" w:color="auto" w:sz="4" w:space="0"/>
              <w:right w:val="single" w:color="auto" w:sz="4" w:space="0"/>
            </w:tcBorders>
            <w:noWrap w:val="0"/>
            <w:tcMar>
              <w:left w:w="57" w:type="dxa"/>
              <w:right w:w="57" w:type="dxa"/>
            </w:tcMar>
            <w:vAlign w:val="center"/>
          </w:tcPr>
          <w:p w14:paraId="36F6AAA0">
            <w:pPr>
              <w:spacing w:line="360" w:lineRule="exact"/>
              <w:jc w:val="left"/>
              <w:rPr>
                <w:ins w:id="12" w:author="411582" w:date="2026-07-09T19:22:47Z"/>
                <w:rFonts w:hint="eastAsia" w:ascii="仿宋_GB2312" w:hAnsi="仿宋_GB2312" w:eastAsia="仿宋_GB2312" w:cs="仿宋_GB2312"/>
                <w:sz w:val="24"/>
                <w:szCs w:val="24"/>
              </w:rPr>
            </w:pPr>
          </w:p>
          <w:commentRangeEnd w:id="0"/>
          <w:p w14:paraId="1E38EBDB">
            <w:r>
              <w:commentReference w:id="0"/>
            </w:r>
          </w:p>
        </w:tc>
        <w:tc>
          <w:tcPr>
            <w:tcW w:w="2680" w:type="dxa"/>
            <w:tcBorders>
              <w:top w:val="single" w:color="auto" w:sz="4" w:space="0"/>
              <w:left w:val="single" w:color="auto" w:sz="4" w:space="0"/>
              <w:bottom w:val="single" w:color="auto" w:sz="4" w:space="0"/>
              <w:right w:val="single" w:color="auto" w:sz="4" w:space="0"/>
            </w:tcBorders>
            <w:noWrap w:val="0"/>
            <w:tcMar>
              <w:left w:w="57" w:type="dxa"/>
              <w:right w:w="57" w:type="dxa"/>
            </w:tcMar>
            <w:vAlign w:val="center"/>
          </w:tcPr>
          <w:p w14:paraId="6FD0570F">
            <w:pPr>
              <w:spacing w:line="360" w:lineRule="exact"/>
              <w:jc w:val="left"/>
              <w:rPr>
                <w:ins w:id="13" w:author="411582" w:date="2026-07-09T19:22:47Z"/>
                <w:rFonts w:hint="eastAsia" w:ascii="仿宋_GB2312" w:hAnsi="仿宋_GB2312" w:eastAsia="仿宋_GB2312" w:cs="仿宋_GB2312"/>
                <w:sz w:val="24"/>
                <w:szCs w:val="24"/>
              </w:rPr>
            </w:pPr>
          </w:p>
        </w:tc>
      </w:tr>
      <w:tr w14:paraId="55869BC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32" w:type="dxa"/>
            <w:tcBorders>
              <w:top w:val="single" w:color="auto" w:sz="4" w:space="0"/>
              <w:left w:val="single" w:color="auto" w:sz="4" w:space="0"/>
              <w:bottom w:val="single" w:color="auto" w:sz="4" w:space="0"/>
              <w:right w:val="single" w:color="auto" w:sz="4" w:space="0"/>
            </w:tcBorders>
            <w:noWrap w:val="0"/>
            <w:tcMar>
              <w:top w:w="60" w:type="dxa"/>
              <w:left w:w="57" w:type="dxa"/>
              <w:bottom w:w="30" w:type="dxa"/>
              <w:right w:w="57" w:type="dxa"/>
            </w:tcMar>
            <w:vAlign w:val="center"/>
          </w:tcPr>
          <w:p w14:paraId="4C063A7F">
            <w:pPr>
              <w:spacing w:line="3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项目团队</w:t>
            </w:r>
          </w:p>
        </w:tc>
        <w:tc>
          <w:tcPr>
            <w:tcW w:w="1885" w:type="dxa"/>
            <w:tcBorders>
              <w:top w:val="single" w:color="auto" w:sz="4" w:space="0"/>
              <w:left w:val="single" w:color="auto" w:sz="4" w:space="0"/>
              <w:bottom w:val="single" w:color="auto" w:sz="4" w:space="0"/>
              <w:right w:val="single" w:color="auto" w:sz="4" w:space="0"/>
            </w:tcBorders>
            <w:noWrap w:val="0"/>
            <w:tcMar>
              <w:top w:w="60" w:type="dxa"/>
              <w:left w:w="57" w:type="dxa"/>
              <w:bottom w:w="30" w:type="dxa"/>
              <w:right w:w="57" w:type="dxa"/>
            </w:tcMar>
            <w:vAlign w:val="center"/>
          </w:tcPr>
          <w:p w14:paraId="1E44EFC4">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rPr>
              <w:t>项目责任人、技术责任人、项目主管</w:t>
            </w:r>
          </w:p>
        </w:tc>
        <w:tc>
          <w:tcPr>
            <w:tcW w:w="3056" w:type="dxa"/>
            <w:tcBorders>
              <w:top w:val="single" w:color="auto" w:sz="4" w:space="0"/>
              <w:left w:val="single" w:color="auto" w:sz="4" w:space="0"/>
              <w:bottom w:val="single" w:color="auto" w:sz="4" w:space="0"/>
              <w:right w:val="single" w:color="auto" w:sz="4" w:space="0"/>
            </w:tcBorders>
            <w:noWrap w:val="0"/>
            <w:tcMar>
              <w:left w:w="57" w:type="dxa"/>
              <w:right w:w="57" w:type="dxa"/>
            </w:tcMar>
            <w:vAlign w:val="center"/>
          </w:tcPr>
          <w:p w14:paraId="6B3297CC">
            <w:pPr>
              <w:spacing w:line="360" w:lineRule="exact"/>
              <w:jc w:val="left"/>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rPr>
              <w:t>负责对应项目全周期资料填报、节点推进，配合各级审核验收，配合完成协作单位后评价基础信息填报</w:t>
            </w:r>
            <w:r>
              <w:rPr>
                <w:rFonts w:hint="eastAsia" w:ascii="仿宋_GB2312" w:hAnsi="仿宋_GB2312" w:eastAsia="仿宋_GB2312" w:cs="仿宋_GB2312"/>
                <w:sz w:val="24"/>
                <w:szCs w:val="24"/>
                <w:lang w:eastAsia="zh-CN"/>
              </w:rPr>
              <w:t>，负责成果转化基础信息填报、进展更新及佐证材料上传</w:t>
            </w:r>
          </w:p>
        </w:tc>
        <w:tc>
          <w:tcPr>
            <w:tcW w:w="2680" w:type="dxa"/>
            <w:tcBorders>
              <w:top w:val="single" w:color="auto" w:sz="4" w:space="0"/>
              <w:left w:val="single" w:color="auto" w:sz="4" w:space="0"/>
              <w:bottom w:val="single" w:color="auto" w:sz="4" w:space="0"/>
              <w:right w:val="single" w:color="auto" w:sz="4" w:space="0"/>
            </w:tcBorders>
            <w:noWrap w:val="0"/>
            <w:tcMar>
              <w:left w:w="57" w:type="dxa"/>
              <w:right w:w="57" w:type="dxa"/>
            </w:tcMar>
            <w:vAlign w:val="center"/>
          </w:tcPr>
          <w:p w14:paraId="10317F3D">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rPr>
              <w:t>仅查看/操作本人关联项目</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在提交保存前可编辑本人关联项目信息</w:t>
            </w:r>
            <w:r>
              <w:rPr>
                <w:rFonts w:hint="eastAsia" w:ascii="仿宋_GB2312" w:hAnsi="仿宋_GB2312" w:eastAsia="仿宋_GB2312" w:cs="仿宋_GB2312"/>
                <w:sz w:val="24"/>
                <w:szCs w:val="24"/>
              </w:rPr>
              <w:t>；无全量数据导出权限</w:t>
            </w:r>
          </w:p>
        </w:tc>
      </w:tr>
      <w:tr w14:paraId="004DC09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32" w:type="dxa"/>
            <w:tcBorders>
              <w:top w:val="single" w:color="auto" w:sz="4" w:space="0"/>
              <w:left w:val="single" w:color="auto" w:sz="4" w:space="0"/>
              <w:bottom w:val="single" w:color="auto" w:sz="4" w:space="0"/>
              <w:right w:val="single" w:color="auto" w:sz="4" w:space="0"/>
            </w:tcBorders>
            <w:noWrap w:val="0"/>
            <w:tcMar>
              <w:top w:w="60" w:type="dxa"/>
              <w:left w:w="57" w:type="dxa"/>
              <w:bottom w:w="30" w:type="dxa"/>
              <w:right w:w="57" w:type="dxa"/>
            </w:tcMar>
            <w:vAlign w:val="center"/>
          </w:tcPr>
          <w:p w14:paraId="04391F58">
            <w:pPr>
              <w:spacing w:line="360" w:lineRule="exact"/>
              <w:jc w:val="center"/>
              <w:rPr>
                <w:rFonts w:ascii="仿宋_GB2312" w:hAnsi="仿宋_GB2312" w:eastAsia="仿宋_GB2312" w:cs="仿宋_GB2312"/>
                <w:sz w:val="24"/>
                <w:szCs w:val="24"/>
              </w:rPr>
            </w:pPr>
            <w:bookmarkStart w:id="19" w:name="_Hlk231717746"/>
            <w:r>
              <w:rPr>
                <w:rFonts w:hint="eastAsia" w:ascii="仿宋_GB2312" w:hAnsi="仿宋_GB2312" w:eastAsia="仿宋_GB2312" w:cs="仿宋_GB2312"/>
                <w:sz w:val="24"/>
                <w:szCs w:val="24"/>
              </w:rPr>
              <w:t>责任总师</w:t>
            </w:r>
          </w:p>
        </w:tc>
        <w:tc>
          <w:tcPr>
            <w:tcW w:w="1885" w:type="dxa"/>
            <w:tcBorders>
              <w:top w:val="single" w:color="auto" w:sz="4" w:space="0"/>
              <w:left w:val="single" w:color="auto" w:sz="4" w:space="0"/>
              <w:bottom w:val="single" w:color="auto" w:sz="4" w:space="0"/>
              <w:right w:val="single" w:color="auto" w:sz="4" w:space="0"/>
            </w:tcBorders>
            <w:noWrap w:val="0"/>
            <w:tcMar>
              <w:top w:w="60" w:type="dxa"/>
              <w:left w:w="57" w:type="dxa"/>
              <w:bottom w:w="30" w:type="dxa"/>
              <w:right w:w="57" w:type="dxa"/>
            </w:tcMar>
            <w:vAlign w:val="center"/>
          </w:tcPr>
          <w:p w14:paraId="38C4B152">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rPr>
              <w:t>一级总师为对应专业科研项目的公司级责任总师；二级总师为对应专业科研项目的单位级责任总师</w:t>
            </w:r>
          </w:p>
        </w:tc>
        <w:tc>
          <w:tcPr>
            <w:tcW w:w="3056" w:type="dxa"/>
            <w:tcBorders>
              <w:top w:val="single" w:color="auto" w:sz="4" w:space="0"/>
              <w:left w:val="single" w:color="auto" w:sz="4" w:space="0"/>
              <w:bottom w:val="single" w:color="auto" w:sz="4" w:space="0"/>
              <w:right w:val="single" w:color="auto" w:sz="4" w:space="0"/>
            </w:tcBorders>
            <w:noWrap w:val="0"/>
            <w:tcMar>
              <w:left w:w="57" w:type="dxa"/>
              <w:right w:w="57" w:type="dxa"/>
            </w:tcMar>
            <w:vAlign w:val="center"/>
          </w:tcPr>
          <w:p w14:paraId="6156F0E2">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rPr>
              <w:t>1</w:t>
            </w:r>
            <w:r>
              <w:rPr>
                <w:rFonts w:ascii="仿宋_GB2312" w:hAnsi="仿宋_GB2312" w:eastAsia="仿宋_GB2312" w:cs="仿宋_GB2312"/>
                <w:sz w:val="24"/>
                <w:szCs w:val="24"/>
              </w:rPr>
              <w:t>.</w:t>
            </w:r>
            <w:r>
              <w:rPr>
                <w:rFonts w:hint="eastAsia" w:ascii="仿宋_GB2312" w:hAnsi="仿宋_GB2312" w:eastAsia="仿宋_GB2312" w:cs="仿宋_GB2312"/>
                <w:sz w:val="24"/>
                <w:szCs w:val="24"/>
              </w:rPr>
              <w:t>对科研项目技术事宜进行技术指导、技术把关</w:t>
            </w:r>
          </w:p>
          <w:p w14:paraId="4F1498F7">
            <w:pPr>
              <w:spacing w:line="360" w:lineRule="exact"/>
              <w:jc w:val="left"/>
              <w:rPr>
                <w:rFonts w:hint="eastAsia" w:ascii="仿宋_GB2312" w:hAnsi="仿宋_GB2312" w:eastAsia="仿宋_GB2312" w:cs="仿宋_GB2312"/>
                <w:sz w:val="24"/>
                <w:szCs w:val="24"/>
              </w:rPr>
            </w:pPr>
            <w:r>
              <w:rPr>
                <w:rFonts w:ascii="仿宋_GB2312" w:hAnsi="仿宋_GB2312" w:eastAsia="仿宋_GB2312" w:cs="仿宋_GB2312"/>
                <w:sz w:val="24"/>
                <w:szCs w:val="24"/>
              </w:rPr>
              <w:t>2.</w:t>
            </w:r>
            <w:r>
              <w:rPr>
                <w:rFonts w:hint="eastAsia" w:ascii="仿宋_GB2312" w:hAnsi="仿宋_GB2312" w:eastAsia="仿宋_GB2312" w:cs="仿宋_GB2312"/>
                <w:sz w:val="24"/>
                <w:szCs w:val="24"/>
              </w:rPr>
              <w:t>对科研项目重要节点（如建议书、任务书、验收申请）进行审核</w:t>
            </w:r>
          </w:p>
          <w:p w14:paraId="5638B07F">
            <w:pPr>
              <w:spacing w:line="360" w:lineRule="exact"/>
              <w:jc w:val="left"/>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3.负责项目申报、验收、评估等环节线上材料评审工作</w:t>
            </w:r>
          </w:p>
        </w:tc>
        <w:tc>
          <w:tcPr>
            <w:tcW w:w="2680" w:type="dxa"/>
            <w:tcBorders>
              <w:top w:val="single" w:color="auto" w:sz="4" w:space="0"/>
              <w:left w:val="single" w:color="auto" w:sz="4" w:space="0"/>
              <w:bottom w:val="single" w:color="auto" w:sz="4" w:space="0"/>
              <w:right w:val="single" w:color="auto" w:sz="4" w:space="0"/>
            </w:tcBorders>
            <w:noWrap w:val="0"/>
            <w:tcMar>
              <w:left w:w="57" w:type="dxa"/>
              <w:right w:w="57" w:type="dxa"/>
            </w:tcMar>
            <w:vAlign w:val="center"/>
          </w:tcPr>
          <w:p w14:paraId="49162509">
            <w:pPr>
              <w:spacing w:line="360" w:lineRule="exact"/>
              <w:jc w:val="left"/>
              <w:rPr>
                <w:rFonts w:hint="eastAsia" w:ascii="仿宋_GB2312" w:hAnsi="仿宋_GB2312" w:eastAsia="仿宋_GB2312" w:cs="仿宋_GB2312"/>
                <w:sz w:val="24"/>
                <w:szCs w:val="24"/>
              </w:rPr>
            </w:pPr>
            <w:r>
              <w:rPr>
                <w:rFonts w:hint="eastAsia" w:ascii="仿宋_GB2312" w:hAnsi="仿宋_GB2312" w:eastAsia="仿宋_GB2312" w:cs="仿宋_GB2312"/>
                <w:sz w:val="24"/>
                <w:szCs w:val="24"/>
                <w:lang w:val="en-US" w:eastAsia="zh-CN"/>
              </w:rPr>
              <w:t>·</w:t>
            </w:r>
            <w:r>
              <w:rPr>
                <w:rFonts w:hint="eastAsia" w:ascii="仿宋_GB2312" w:hAnsi="仿宋_GB2312" w:eastAsia="仿宋_GB2312" w:cs="仿宋_GB2312"/>
                <w:sz w:val="24"/>
                <w:szCs w:val="24"/>
              </w:rPr>
              <w:t>一级总师：查看</w:t>
            </w:r>
            <w:r>
              <w:rPr>
                <w:rFonts w:hint="eastAsia" w:ascii="仿宋_GB2312" w:hAnsi="仿宋_GB2312" w:eastAsia="仿宋_GB2312" w:cs="仿宋_GB2312"/>
                <w:sz w:val="24"/>
                <w:szCs w:val="24"/>
                <w:lang w:val="en-US" w:eastAsia="zh-CN"/>
              </w:rPr>
              <w:t>本人经手</w:t>
            </w:r>
            <w:r>
              <w:rPr>
                <w:rFonts w:hint="eastAsia" w:ascii="仿宋_GB2312" w:hAnsi="仿宋_GB2312" w:eastAsia="仿宋_GB2312" w:cs="仿宋_GB2312"/>
                <w:sz w:val="24"/>
                <w:szCs w:val="24"/>
              </w:rPr>
              <w:t>全部项目</w:t>
            </w:r>
          </w:p>
          <w:p w14:paraId="02AC3768">
            <w:pPr>
              <w:spacing w:line="360" w:lineRule="exact"/>
              <w:jc w:val="left"/>
              <w:rPr>
                <w:rFonts w:hint="eastAsia" w:ascii="仿宋_GB2312" w:hAnsi="仿宋_GB2312" w:eastAsia="仿宋_GB2312" w:cs="仿宋_GB2312"/>
                <w:sz w:val="24"/>
                <w:szCs w:val="24"/>
              </w:rPr>
            </w:pPr>
            <w:r>
              <w:rPr>
                <w:rFonts w:hint="eastAsia" w:ascii="仿宋_GB2312" w:hAnsi="仿宋_GB2312" w:eastAsia="仿宋_GB2312" w:cs="仿宋_GB2312"/>
                <w:sz w:val="24"/>
                <w:szCs w:val="24"/>
                <w:lang w:val="en-US" w:eastAsia="zh-CN"/>
              </w:rPr>
              <w:t>·</w:t>
            </w:r>
            <w:r>
              <w:rPr>
                <w:rFonts w:hint="eastAsia" w:ascii="仿宋_GB2312" w:hAnsi="仿宋_GB2312" w:eastAsia="仿宋_GB2312" w:cs="仿宋_GB2312"/>
                <w:sz w:val="24"/>
                <w:szCs w:val="24"/>
              </w:rPr>
              <w:t>二级总师：查看本</w:t>
            </w:r>
            <w:r>
              <w:rPr>
                <w:rFonts w:hint="eastAsia" w:ascii="仿宋_GB2312" w:hAnsi="仿宋_GB2312" w:eastAsia="仿宋_GB2312" w:cs="仿宋_GB2312"/>
                <w:sz w:val="24"/>
                <w:szCs w:val="24"/>
                <w:lang w:val="en-US" w:eastAsia="zh-CN"/>
              </w:rPr>
              <w:t>人经手</w:t>
            </w:r>
            <w:r>
              <w:rPr>
                <w:rFonts w:hint="eastAsia" w:ascii="仿宋_GB2312" w:hAnsi="仿宋_GB2312" w:eastAsia="仿宋_GB2312" w:cs="仿宋_GB2312"/>
                <w:sz w:val="24"/>
                <w:szCs w:val="24"/>
              </w:rPr>
              <w:t>全部项目</w:t>
            </w:r>
          </w:p>
          <w:p w14:paraId="2C63205B">
            <w:pPr>
              <w:spacing w:line="360" w:lineRule="exact"/>
              <w:jc w:val="left"/>
              <w:rPr>
                <w:rFonts w:hint="eastAsia" w:ascii="仿宋_GB2312" w:hAnsi="仿宋_GB2312" w:eastAsia="仿宋_GB2312" w:cs="仿宋_GB2312"/>
                <w:sz w:val="24"/>
                <w:szCs w:val="24"/>
              </w:rPr>
            </w:pPr>
            <w:r>
              <w:rPr>
                <w:rFonts w:hint="eastAsia" w:ascii="仿宋_GB2312" w:hAnsi="仿宋_GB2312" w:eastAsia="仿宋_GB2312" w:cs="仿宋_GB2312"/>
                <w:sz w:val="24"/>
                <w:szCs w:val="24"/>
                <w:lang w:val="en-US" w:eastAsia="zh-CN"/>
              </w:rPr>
              <w:t>·</w:t>
            </w:r>
            <w:r>
              <w:rPr>
                <w:rFonts w:hint="eastAsia" w:ascii="仿宋_GB2312" w:hAnsi="仿宋_GB2312" w:eastAsia="仿宋_GB2312" w:cs="仿宋_GB2312"/>
                <w:sz w:val="24"/>
                <w:szCs w:val="24"/>
              </w:rPr>
              <w:t>专业划分标准由总部科技部统一定义</w:t>
            </w:r>
          </w:p>
          <w:p w14:paraId="53FE5CBC">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lang w:val="en-US" w:eastAsia="zh-CN"/>
              </w:rPr>
              <w:t>·无修改权限</w:t>
            </w:r>
          </w:p>
        </w:tc>
      </w:tr>
      <w:tr w14:paraId="72B001A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32" w:type="dxa"/>
            <w:tcBorders>
              <w:top w:val="single" w:color="auto" w:sz="4" w:space="0"/>
              <w:left w:val="single" w:color="auto" w:sz="4" w:space="0"/>
              <w:bottom w:val="single" w:color="auto" w:sz="4" w:space="0"/>
              <w:right w:val="single" w:color="auto" w:sz="4" w:space="0"/>
            </w:tcBorders>
            <w:noWrap w:val="0"/>
            <w:tcMar>
              <w:top w:w="60" w:type="dxa"/>
              <w:left w:w="57" w:type="dxa"/>
              <w:bottom w:w="30" w:type="dxa"/>
              <w:right w:w="57" w:type="dxa"/>
            </w:tcMar>
            <w:vAlign w:val="center"/>
          </w:tcPr>
          <w:p w14:paraId="0A336912">
            <w:pPr>
              <w:spacing w:line="3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管理团队</w:t>
            </w:r>
          </w:p>
        </w:tc>
        <w:tc>
          <w:tcPr>
            <w:tcW w:w="1885" w:type="dxa"/>
            <w:tcBorders>
              <w:top w:val="single" w:color="auto" w:sz="4" w:space="0"/>
              <w:left w:val="single" w:color="auto" w:sz="4" w:space="0"/>
              <w:bottom w:val="single" w:color="auto" w:sz="4" w:space="0"/>
              <w:right w:val="single" w:color="auto" w:sz="4" w:space="0"/>
            </w:tcBorders>
            <w:noWrap w:val="0"/>
            <w:tcMar>
              <w:top w:w="60" w:type="dxa"/>
              <w:left w:w="57" w:type="dxa"/>
              <w:bottom w:w="30" w:type="dxa"/>
              <w:right w:w="57" w:type="dxa"/>
            </w:tcMar>
            <w:vAlign w:val="center"/>
          </w:tcPr>
          <w:p w14:paraId="0BFB11D2">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lang w:val="en-US" w:eastAsia="zh-CN"/>
              </w:rPr>
              <w:t>·</w:t>
            </w:r>
            <w:r>
              <w:rPr>
                <w:rFonts w:hint="eastAsia" w:ascii="仿宋_GB2312" w:hAnsi="仿宋_GB2312" w:eastAsia="仿宋_GB2312" w:cs="仿宋_GB2312"/>
                <w:sz w:val="24"/>
                <w:szCs w:val="24"/>
              </w:rPr>
              <w:t>总部人员：责任处室处长、主管</w:t>
            </w:r>
          </w:p>
          <w:p w14:paraId="31662150">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lang w:val="en-US" w:eastAsia="zh-CN"/>
              </w:rPr>
              <w:t>·</w:t>
            </w:r>
            <w:r>
              <w:rPr>
                <w:rFonts w:hint="eastAsia" w:ascii="仿宋_GB2312" w:hAnsi="仿宋_GB2312" w:eastAsia="仿宋_GB2312" w:cs="仿宋_GB2312"/>
                <w:sz w:val="24"/>
                <w:szCs w:val="24"/>
              </w:rPr>
              <w:t>各单位人员：</w:t>
            </w:r>
            <w:r>
              <w:rPr>
                <w:rFonts w:hint="eastAsia" w:ascii="仿宋_GB2312" w:hAnsi="仿宋_GB2312" w:eastAsia="仿宋_GB2312" w:cs="仿宋_GB2312"/>
                <w:sz w:val="24"/>
                <w:szCs w:val="24"/>
                <w:lang w:eastAsia="zh-CN"/>
              </w:rPr>
              <w:t>科研项目管理部门</w:t>
            </w:r>
            <w:r>
              <w:rPr>
                <w:rFonts w:hint="eastAsia" w:ascii="仿宋_GB2312" w:hAnsi="仿宋_GB2312" w:eastAsia="仿宋_GB2312" w:cs="仿宋_GB2312"/>
                <w:sz w:val="24"/>
                <w:szCs w:val="24"/>
              </w:rPr>
              <w:t>负责人、</w:t>
            </w:r>
            <w:r>
              <w:rPr>
                <w:rFonts w:hint="eastAsia" w:ascii="仿宋_GB2312" w:hAnsi="仿宋_GB2312" w:eastAsia="仿宋_GB2312" w:cs="仿宋_GB2312"/>
                <w:sz w:val="24"/>
                <w:szCs w:val="24"/>
                <w:lang w:val="en-US" w:eastAsia="zh-CN"/>
              </w:rPr>
              <w:t>各单位项目</w:t>
            </w:r>
            <w:r>
              <w:rPr>
                <w:rFonts w:hint="eastAsia" w:ascii="仿宋_GB2312" w:hAnsi="仿宋_GB2312" w:eastAsia="仿宋_GB2312" w:cs="仿宋_GB2312"/>
                <w:sz w:val="24"/>
                <w:szCs w:val="24"/>
              </w:rPr>
              <w:t>主管</w:t>
            </w:r>
          </w:p>
        </w:tc>
        <w:tc>
          <w:tcPr>
            <w:tcW w:w="3056" w:type="dxa"/>
            <w:tcBorders>
              <w:top w:val="single" w:color="auto" w:sz="4" w:space="0"/>
              <w:left w:val="single" w:color="auto" w:sz="4" w:space="0"/>
              <w:bottom w:val="single" w:color="auto" w:sz="4" w:space="0"/>
              <w:right w:val="single" w:color="auto" w:sz="4" w:space="0"/>
            </w:tcBorders>
            <w:noWrap w:val="0"/>
            <w:tcMar>
              <w:left w:w="57" w:type="dxa"/>
              <w:right w:w="57" w:type="dxa"/>
            </w:tcMar>
            <w:vAlign w:val="center"/>
          </w:tcPr>
          <w:p w14:paraId="32151DD8">
            <w:pPr>
              <w:spacing w:line="360" w:lineRule="exact"/>
              <w:jc w:val="left"/>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rPr>
              <w:t>总部人员对公司科研项目进行计划、经费、风险等</w:t>
            </w:r>
            <w:r>
              <w:rPr>
                <w:rFonts w:hint="eastAsia" w:ascii="仿宋_GB2312" w:hAnsi="仿宋_GB2312" w:eastAsia="仿宋_GB2312" w:cs="仿宋_GB2312"/>
                <w:sz w:val="24"/>
                <w:szCs w:val="24"/>
                <w:lang w:val="en-US" w:eastAsia="zh-CN"/>
              </w:rPr>
              <w:t>总体统筹</w:t>
            </w:r>
            <w:r>
              <w:rPr>
                <w:rFonts w:hint="eastAsia" w:ascii="仿宋_GB2312" w:hAnsi="仿宋_GB2312" w:eastAsia="仿宋_GB2312" w:cs="仿宋_GB2312"/>
                <w:sz w:val="24"/>
                <w:szCs w:val="24"/>
              </w:rPr>
              <w:t>管理；各单位人员对本单位科研项目进行计划、经费、风险等管理</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组织开展协作单位全周期评价及后评价工作，录入评价结果</w:t>
            </w:r>
            <w:r>
              <w:rPr>
                <w:rFonts w:hint="eastAsia" w:ascii="仿宋_GB2312" w:hAnsi="仿宋_GB2312" w:eastAsia="仿宋_GB2312" w:cs="仿宋_GB2312"/>
                <w:sz w:val="24"/>
                <w:szCs w:val="24"/>
                <w:lang w:eastAsia="zh-CN"/>
              </w:rPr>
              <w:t>；负责成果转化信息审核、进度督办</w:t>
            </w:r>
          </w:p>
        </w:tc>
        <w:tc>
          <w:tcPr>
            <w:tcW w:w="2680" w:type="dxa"/>
            <w:tcBorders>
              <w:top w:val="single" w:color="auto" w:sz="4" w:space="0"/>
              <w:left w:val="single" w:color="auto" w:sz="4" w:space="0"/>
              <w:bottom w:val="single" w:color="auto" w:sz="4" w:space="0"/>
              <w:right w:val="single" w:color="auto" w:sz="4" w:space="0"/>
            </w:tcBorders>
            <w:noWrap w:val="0"/>
            <w:tcMar>
              <w:left w:w="57" w:type="dxa"/>
              <w:right w:w="57" w:type="dxa"/>
            </w:tcMar>
            <w:vAlign w:val="center"/>
          </w:tcPr>
          <w:p w14:paraId="27AD37AF">
            <w:pPr>
              <w:spacing w:line="360" w:lineRule="exact"/>
              <w:jc w:val="left"/>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val="en-US" w:eastAsia="zh-CN"/>
              </w:rPr>
              <w:t>·</w:t>
            </w:r>
            <w:r>
              <w:rPr>
                <w:rFonts w:hint="eastAsia" w:ascii="仿宋_GB2312" w:hAnsi="仿宋_GB2312" w:eastAsia="仿宋_GB2312" w:cs="仿宋_GB2312"/>
                <w:sz w:val="24"/>
                <w:szCs w:val="24"/>
              </w:rPr>
              <w:t>各单位</w:t>
            </w:r>
            <w:r>
              <w:rPr>
                <w:rFonts w:hint="eastAsia" w:ascii="仿宋_GB2312" w:hAnsi="仿宋_GB2312" w:eastAsia="仿宋_GB2312" w:cs="仿宋_GB2312"/>
                <w:sz w:val="24"/>
                <w:szCs w:val="24"/>
                <w:lang w:val="en-US" w:eastAsia="zh-CN"/>
              </w:rPr>
              <w:t>管理团队</w:t>
            </w:r>
            <w:r>
              <w:rPr>
                <w:rFonts w:hint="eastAsia" w:ascii="仿宋_GB2312" w:hAnsi="仿宋_GB2312" w:eastAsia="仿宋_GB2312" w:cs="仿宋_GB2312"/>
                <w:sz w:val="24"/>
                <w:szCs w:val="24"/>
              </w:rPr>
              <w:t>按照各自</w:t>
            </w:r>
            <w:r>
              <w:rPr>
                <w:rFonts w:hint="eastAsia" w:ascii="仿宋_GB2312" w:hAnsi="仿宋_GB2312" w:eastAsia="仿宋_GB2312" w:cs="仿宋_GB2312"/>
                <w:sz w:val="24"/>
                <w:szCs w:val="24"/>
                <w:lang w:val="en-US" w:eastAsia="zh-CN"/>
              </w:rPr>
              <w:t>工作内容</w:t>
            </w:r>
            <w:r>
              <w:rPr>
                <w:rFonts w:hint="eastAsia" w:ascii="仿宋_GB2312" w:hAnsi="仿宋_GB2312" w:eastAsia="仿宋_GB2312" w:cs="仿宋_GB2312"/>
                <w:sz w:val="24"/>
                <w:szCs w:val="24"/>
              </w:rPr>
              <w:t>，可查看</w:t>
            </w:r>
            <w:r>
              <w:rPr>
                <w:rFonts w:hint="eastAsia" w:ascii="仿宋_GB2312" w:hAnsi="仿宋_GB2312" w:eastAsia="仿宋_GB2312" w:cs="仿宋_GB2312"/>
                <w:sz w:val="24"/>
                <w:szCs w:val="24"/>
                <w:lang w:val="en-US" w:eastAsia="zh-CN"/>
              </w:rPr>
              <w:t>各单位所属的所有</w:t>
            </w:r>
            <w:r>
              <w:rPr>
                <w:rFonts w:hint="eastAsia" w:ascii="仿宋_GB2312" w:hAnsi="仿宋_GB2312" w:eastAsia="仿宋_GB2312" w:cs="仿宋_GB2312"/>
                <w:sz w:val="24"/>
                <w:szCs w:val="24"/>
              </w:rPr>
              <w:t>科研项目</w:t>
            </w:r>
          </w:p>
          <w:p w14:paraId="39A5CE4E">
            <w:pPr>
              <w:spacing w:line="360" w:lineRule="exact"/>
              <w:jc w:val="left"/>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·总部管理团队有所有项目查看和导出数据权限</w:t>
            </w:r>
          </w:p>
          <w:p w14:paraId="4FFEC076">
            <w:pPr>
              <w:spacing w:line="360" w:lineRule="exact"/>
              <w:jc w:val="left"/>
              <w:rPr>
                <w:rFonts w:hint="default" w:ascii="仿宋_GB2312" w:hAnsi="仿宋_GB2312" w:eastAsia="仿宋_GB2312" w:cs="仿宋_GB2312"/>
                <w:sz w:val="24"/>
                <w:szCs w:val="24"/>
                <w:lang w:val="en-US" w:eastAsia="zh-CN"/>
              </w:rPr>
            </w:pPr>
            <w:r>
              <w:rPr>
                <w:rFonts w:hint="default" w:ascii="仿宋_GB2312" w:hAnsi="仿宋_GB2312" w:eastAsia="仿宋_GB2312" w:cs="仿宋_GB2312"/>
                <w:sz w:val="24"/>
                <w:szCs w:val="24"/>
                <w:lang w:val="en-US" w:eastAsia="zh-CN"/>
              </w:rPr>
              <w:t>·无修改权限</w:t>
            </w:r>
          </w:p>
        </w:tc>
      </w:tr>
      <w:tr w14:paraId="0E1F8CB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32" w:type="dxa"/>
            <w:tcBorders>
              <w:top w:val="single" w:color="auto" w:sz="4" w:space="0"/>
              <w:left w:val="single" w:color="auto" w:sz="4" w:space="0"/>
              <w:bottom w:val="single" w:color="auto" w:sz="4" w:space="0"/>
              <w:right w:val="single" w:color="auto" w:sz="4" w:space="0"/>
            </w:tcBorders>
            <w:noWrap w:val="0"/>
            <w:tcMar>
              <w:top w:w="60" w:type="dxa"/>
              <w:left w:w="57" w:type="dxa"/>
              <w:bottom w:w="30" w:type="dxa"/>
              <w:right w:w="57" w:type="dxa"/>
            </w:tcMar>
            <w:vAlign w:val="center"/>
          </w:tcPr>
          <w:p w14:paraId="54C8D646">
            <w:pPr>
              <w:widowControl/>
              <w:spacing w:line="360" w:lineRule="exact"/>
              <w:jc w:val="center"/>
              <w:rPr>
                <w:rFonts w:ascii="仿宋_GB2312" w:hAnsi="仿宋_GB2312" w:eastAsia="仿宋_GB2312" w:cs="仿宋_GB2312"/>
                <w:sz w:val="24"/>
                <w:szCs w:val="24"/>
              </w:rPr>
            </w:pPr>
            <w:r>
              <w:rPr>
                <w:rFonts w:ascii="仿宋_GB2312" w:hAnsi="仿宋_GB2312" w:eastAsia="仿宋_GB2312" w:cs="仿宋_GB2312"/>
                <w:sz w:val="24"/>
                <w:szCs w:val="24"/>
                <w:lang w:bidi="ar"/>
              </w:rPr>
              <w:t>财务团队</w:t>
            </w:r>
          </w:p>
        </w:tc>
        <w:tc>
          <w:tcPr>
            <w:tcW w:w="1885" w:type="dxa"/>
            <w:tcBorders>
              <w:top w:val="single" w:color="auto" w:sz="4" w:space="0"/>
              <w:left w:val="single" w:color="auto" w:sz="4" w:space="0"/>
              <w:bottom w:val="single" w:color="auto" w:sz="4" w:space="0"/>
              <w:right w:val="single" w:color="auto" w:sz="4" w:space="0"/>
            </w:tcBorders>
            <w:noWrap w:val="0"/>
            <w:tcMar>
              <w:top w:w="60" w:type="dxa"/>
              <w:left w:w="57" w:type="dxa"/>
              <w:bottom w:w="30" w:type="dxa"/>
              <w:right w:w="57" w:type="dxa"/>
            </w:tcMar>
            <w:vAlign w:val="center"/>
          </w:tcPr>
          <w:p w14:paraId="3BEDEADB">
            <w:pPr>
              <w:widowControl/>
              <w:spacing w:line="360" w:lineRule="exact"/>
              <w:jc w:val="left"/>
              <w:rPr>
                <w:rFonts w:ascii="仿宋_GB2312" w:hAnsi="仿宋_GB2312" w:eastAsia="仿宋_GB2312" w:cs="仿宋_GB2312"/>
                <w:sz w:val="24"/>
                <w:szCs w:val="24"/>
              </w:rPr>
            </w:pPr>
            <w:r>
              <w:rPr>
                <w:rFonts w:ascii="仿宋_GB2312" w:hAnsi="仿宋_GB2312" w:eastAsia="仿宋_GB2312" w:cs="仿宋_GB2312"/>
                <w:sz w:val="24"/>
                <w:szCs w:val="24"/>
                <w:lang w:bidi="ar"/>
              </w:rPr>
              <w:t>各二级单位财务负责人及经办</w:t>
            </w:r>
          </w:p>
        </w:tc>
        <w:tc>
          <w:tcPr>
            <w:tcW w:w="3056" w:type="dxa"/>
            <w:tcBorders>
              <w:top w:val="single" w:color="auto" w:sz="4" w:space="0"/>
              <w:left w:val="single" w:color="auto" w:sz="4" w:space="0"/>
              <w:bottom w:val="single" w:color="auto" w:sz="4" w:space="0"/>
              <w:right w:val="single" w:color="auto" w:sz="4" w:space="0"/>
            </w:tcBorders>
            <w:noWrap w:val="0"/>
            <w:tcMar>
              <w:left w:w="57" w:type="dxa"/>
              <w:right w:w="57" w:type="dxa"/>
            </w:tcMar>
            <w:vAlign w:val="center"/>
          </w:tcPr>
          <w:p w14:paraId="6D69AA3C">
            <w:pPr>
              <w:widowControl/>
              <w:spacing w:line="360" w:lineRule="exact"/>
              <w:jc w:val="left"/>
              <w:rPr>
                <w:rFonts w:ascii="仿宋_GB2312" w:hAnsi="仿宋_GB2312" w:eastAsia="仿宋_GB2312" w:cs="仿宋_GB2312"/>
                <w:sz w:val="24"/>
                <w:szCs w:val="24"/>
              </w:rPr>
            </w:pPr>
            <w:r>
              <w:rPr>
                <w:rFonts w:ascii="仿宋_GB2312" w:hAnsi="仿宋_GB2312" w:eastAsia="仿宋_GB2312" w:cs="仿宋_GB2312"/>
                <w:sz w:val="24"/>
                <w:szCs w:val="24"/>
                <w:lang w:bidi="ar"/>
              </w:rPr>
              <w:t>开展项目经费核对、预算核销、经费异常监管，对接经费系统数据。</w:t>
            </w:r>
          </w:p>
        </w:tc>
        <w:tc>
          <w:tcPr>
            <w:tcW w:w="2680" w:type="dxa"/>
            <w:tcBorders>
              <w:top w:val="single" w:color="auto" w:sz="4" w:space="0"/>
              <w:left w:val="single" w:color="auto" w:sz="4" w:space="0"/>
              <w:bottom w:val="single" w:color="auto" w:sz="4" w:space="0"/>
              <w:right w:val="single" w:color="auto" w:sz="4" w:space="0"/>
            </w:tcBorders>
            <w:noWrap w:val="0"/>
            <w:tcMar>
              <w:left w:w="57" w:type="dxa"/>
              <w:right w:w="57" w:type="dxa"/>
            </w:tcMar>
            <w:vAlign w:val="center"/>
          </w:tcPr>
          <w:p w14:paraId="125964B4">
            <w:pPr>
              <w:widowControl/>
              <w:spacing w:line="360" w:lineRule="exact"/>
              <w:jc w:val="left"/>
              <w:rPr>
                <w:rFonts w:ascii="仿宋_GB2312" w:hAnsi="仿宋_GB2312" w:eastAsia="仿宋_GB2312" w:cs="仿宋_GB2312"/>
                <w:sz w:val="24"/>
                <w:szCs w:val="24"/>
                <w:lang w:bidi="ar"/>
              </w:rPr>
            </w:pPr>
            <w:r>
              <w:rPr>
                <w:rFonts w:hint="eastAsia" w:ascii="仿宋_GB2312" w:hAnsi="仿宋_GB2312" w:eastAsia="仿宋_GB2312" w:cs="仿宋_GB2312"/>
                <w:sz w:val="24"/>
                <w:szCs w:val="24"/>
                <w:lang w:val="en-US" w:eastAsia="zh-CN" w:bidi="ar"/>
              </w:rPr>
              <w:t>·</w:t>
            </w:r>
            <w:r>
              <w:rPr>
                <w:rFonts w:ascii="仿宋_GB2312" w:hAnsi="仿宋_GB2312" w:eastAsia="仿宋_GB2312" w:cs="仿宋_GB2312"/>
                <w:sz w:val="24"/>
                <w:szCs w:val="24"/>
                <w:lang w:bidi="ar"/>
              </w:rPr>
              <w:t>二级</w:t>
            </w:r>
            <w:r>
              <w:rPr>
                <w:rFonts w:hint="eastAsia" w:ascii="仿宋_GB2312" w:hAnsi="仿宋_GB2312" w:eastAsia="仿宋_GB2312" w:cs="仿宋_GB2312"/>
                <w:sz w:val="24"/>
                <w:szCs w:val="24"/>
                <w:lang w:val="en-US" w:eastAsia="zh-CN" w:bidi="ar"/>
              </w:rPr>
              <w:t>公司</w:t>
            </w:r>
            <w:r>
              <w:rPr>
                <w:rFonts w:ascii="仿宋_GB2312" w:hAnsi="仿宋_GB2312" w:eastAsia="仿宋_GB2312" w:cs="仿宋_GB2312"/>
                <w:sz w:val="24"/>
                <w:szCs w:val="24"/>
                <w:lang w:bidi="ar"/>
              </w:rPr>
              <w:t>财务</w:t>
            </w:r>
            <w:r>
              <w:rPr>
                <w:rFonts w:hint="eastAsia" w:ascii="仿宋_GB2312" w:hAnsi="仿宋_GB2312" w:eastAsia="仿宋_GB2312" w:cs="仿宋_GB2312"/>
                <w:sz w:val="24"/>
                <w:szCs w:val="24"/>
                <w:lang w:val="en-US" w:eastAsia="zh-CN" w:bidi="ar"/>
              </w:rPr>
              <w:t>主管</w:t>
            </w:r>
            <w:r>
              <w:rPr>
                <w:rFonts w:ascii="仿宋_GB2312" w:hAnsi="仿宋_GB2312" w:eastAsia="仿宋_GB2312" w:cs="仿宋_GB2312"/>
                <w:sz w:val="24"/>
                <w:szCs w:val="24"/>
                <w:lang w:bidi="ar"/>
              </w:rPr>
              <w:t>仅查看本单位项目经费台账</w:t>
            </w:r>
          </w:p>
          <w:p w14:paraId="388B84C4">
            <w:pPr>
              <w:widowControl/>
              <w:spacing w:line="360" w:lineRule="exact"/>
              <w:jc w:val="left"/>
              <w:rPr>
                <w:rFonts w:hint="eastAsia"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val="en-US" w:eastAsia="zh-CN" w:bidi="ar"/>
              </w:rPr>
              <w:t>·无修改权限</w:t>
            </w:r>
          </w:p>
        </w:tc>
      </w:tr>
      <w:bookmarkEnd w:id="19"/>
      <w:tr w14:paraId="4979E0F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32" w:type="dxa"/>
            <w:tcBorders>
              <w:top w:val="single" w:color="auto" w:sz="4" w:space="0"/>
              <w:left w:val="single" w:color="auto" w:sz="4" w:space="0"/>
              <w:bottom w:val="single" w:color="auto" w:sz="4" w:space="0"/>
              <w:right w:val="single" w:color="auto" w:sz="4" w:space="0"/>
            </w:tcBorders>
            <w:noWrap w:val="0"/>
            <w:tcMar>
              <w:top w:w="60" w:type="dxa"/>
              <w:left w:w="57" w:type="dxa"/>
              <w:bottom w:w="30" w:type="dxa"/>
              <w:right w:w="57" w:type="dxa"/>
            </w:tcMar>
            <w:vAlign w:val="center"/>
          </w:tcPr>
          <w:p w14:paraId="65FB5531">
            <w:pPr>
              <w:spacing w:line="3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超级管理员</w:t>
            </w:r>
          </w:p>
        </w:tc>
        <w:tc>
          <w:tcPr>
            <w:tcW w:w="1885" w:type="dxa"/>
            <w:tcBorders>
              <w:top w:val="single" w:color="auto" w:sz="4" w:space="0"/>
              <w:left w:val="single" w:color="auto" w:sz="4" w:space="0"/>
              <w:bottom w:val="single" w:color="auto" w:sz="4" w:space="0"/>
              <w:right w:val="single" w:color="auto" w:sz="4" w:space="0"/>
            </w:tcBorders>
            <w:noWrap w:val="0"/>
            <w:tcMar>
              <w:top w:w="60" w:type="dxa"/>
              <w:left w:w="57" w:type="dxa"/>
              <w:bottom w:w="30" w:type="dxa"/>
              <w:right w:w="57" w:type="dxa"/>
            </w:tcMar>
            <w:vAlign w:val="center"/>
          </w:tcPr>
          <w:p w14:paraId="64D57391">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rPr>
              <w:t>科技部科研项目处指定人员</w:t>
            </w:r>
          </w:p>
        </w:tc>
        <w:tc>
          <w:tcPr>
            <w:tcW w:w="3056" w:type="dxa"/>
            <w:tcBorders>
              <w:top w:val="single" w:color="auto" w:sz="4" w:space="0"/>
              <w:left w:val="single" w:color="auto" w:sz="4" w:space="0"/>
              <w:bottom w:val="single" w:color="auto" w:sz="4" w:space="0"/>
              <w:right w:val="single" w:color="auto" w:sz="4" w:space="0"/>
            </w:tcBorders>
            <w:noWrap w:val="0"/>
            <w:tcMar>
              <w:left w:w="57" w:type="dxa"/>
              <w:right w:w="57" w:type="dxa"/>
            </w:tcMar>
            <w:vAlign w:val="center"/>
          </w:tcPr>
          <w:p w14:paraId="56B71D9C">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rPr>
              <w:t>平台权限配置、流程模板维护、全平台数据运维管理</w:t>
            </w:r>
          </w:p>
        </w:tc>
        <w:tc>
          <w:tcPr>
            <w:tcW w:w="2680" w:type="dxa"/>
            <w:tcBorders>
              <w:top w:val="single" w:color="auto" w:sz="4" w:space="0"/>
              <w:left w:val="single" w:color="auto" w:sz="4" w:space="0"/>
              <w:bottom w:val="single" w:color="auto" w:sz="4" w:space="0"/>
              <w:right w:val="single" w:color="auto" w:sz="4" w:space="0"/>
            </w:tcBorders>
            <w:noWrap w:val="0"/>
            <w:tcMar>
              <w:left w:w="57" w:type="dxa"/>
              <w:right w:w="57" w:type="dxa"/>
            </w:tcMar>
            <w:vAlign w:val="center"/>
          </w:tcPr>
          <w:p w14:paraId="66067A49">
            <w:pPr>
              <w:spacing w:line="360" w:lineRule="exact"/>
              <w:jc w:val="left"/>
              <w:rPr>
                <w:rFonts w:hint="eastAsia" w:ascii="仿宋_GB2312" w:hAnsi="仿宋_GB2312" w:eastAsia="仿宋_GB2312" w:cs="仿宋_GB2312"/>
                <w:sz w:val="24"/>
                <w:szCs w:val="24"/>
              </w:rPr>
            </w:pPr>
            <w:r>
              <w:rPr>
                <w:rFonts w:hint="eastAsia" w:ascii="仿宋_GB2312" w:hAnsi="仿宋_GB2312" w:eastAsia="仿宋_GB2312" w:cs="仿宋_GB2312"/>
                <w:sz w:val="24"/>
                <w:szCs w:val="24"/>
                <w:lang w:val="en-US" w:eastAsia="zh-CN"/>
              </w:rPr>
              <w:t>·</w:t>
            </w:r>
            <w:r>
              <w:rPr>
                <w:rFonts w:hint="eastAsia" w:ascii="仿宋_GB2312" w:hAnsi="仿宋_GB2312" w:eastAsia="仿宋_GB2312" w:cs="仿宋_GB2312"/>
                <w:sz w:val="24"/>
                <w:szCs w:val="24"/>
              </w:rPr>
              <w:t>可查看公司所有科研项目</w:t>
            </w:r>
          </w:p>
          <w:p w14:paraId="71C568D5">
            <w:pPr>
              <w:spacing w:line="360" w:lineRule="exact"/>
              <w:jc w:val="left"/>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·若项目相关员工岗位变动/离职，系统自动回收账号权限，超级管理员7个工作日内完成账号注销/移交；</w:t>
            </w:r>
          </w:p>
          <w:p w14:paraId="2AECC509">
            <w:pPr>
              <w:spacing w:line="360" w:lineRule="exact"/>
              <w:jc w:val="left"/>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·禁止直接修改业务数据，仅做运维配置</w:t>
            </w:r>
          </w:p>
        </w:tc>
      </w:tr>
    </w:tbl>
    <w:p w14:paraId="21154567">
      <w:pPr>
        <w:spacing w:line="560" w:lineRule="exact"/>
        <w:ind w:firstLine="640" w:firstLineChars="200"/>
        <w:jc w:val="left"/>
        <w:outlineLvl w:val="1"/>
        <w:rPr>
          <w:rFonts w:hint="eastAsia" w:ascii="楷体_GB2312" w:hAnsi="楷体_GB2312" w:eastAsia="楷体_GB2312" w:cs="楷体_GB2312"/>
          <w:bCs/>
          <w:sz w:val="32"/>
          <w:szCs w:val="32"/>
        </w:rPr>
      </w:pPr>
      <w:r>
        <w:rPr>
          <w:rFonts w:hint="eastAsia" w:ascii="楷体_GB2312" w:hAnsi="楷体_GB2312" w:eastAsia="楷体_GB2312" w:cs="楷体_GB2312"/>
          <w:bCs/>
          <w:sz w:val="32"/>
          <w:szCs w:val="32"/>
        </w:rPr>
        <w:t>（</w:t>
      </w:r>
      <w:r>
        <w:rPr>
          <w:rFonts w:hint="eastAsia" w:ascii="楷体_GB2312" w:hAnsi="楷体_GB2312" w:eastAsia="楷体_GB2312" w:cs="楷体_GB2312"/>
          <w:bCs/>
          <w:sz w:val="32"/>
          <w:szCs w:val="32"/>
          <w:lang w:val="en-US" w:eastAsia="zh-CN"/>
        </w:rPr>
        <w:t>三</w:t>
      </w:r>
      <w:r>
        <w:rPr>
          <w:rFonts w:hint="eastAsia" w:ascii="楷体_GB2312" w:hAnsi="楷体_GB2312" w:eastAsia="楷体_GB2312" w:cs="楷体_GB2312"/>
          <w:bCs/>
          <w:sz w:val="32"/>
          <w:szCs w:val="32"/>
        </w:rPr>
        <w:t>）各渠道项目</w:t>
      </w:r>
      <w:r>
        <w:rPr>
          <w:rFonts w:hint="eastAsia" w:ascii="楷体_GB2312" w:hAnsi="楷体_GB2312" w:eastAsia="楷体_GB2312" w:cs="楷体_GB2312"/>
          <w:bCs/>
          <w:sz w:val="32"/>
          <w:szCs w:val="32"/>
          <w:lang w:val="en-US" w:eastAsia="zh-CN"/>
        </w:rPr>
        <w:t>全周期管理</w:t>
      </w:r>
      <w:r>
        <w:rPr>
          <w:rFonts w:hint="eastAsia" w:ascii="楷体_GB2312" w:hAnsi="楷体_GB2312" w:eastAsia="楷体_GB2312" w:cs="楷体_GB2312"/>
          <w:bCs/>
          <w:sz w:val="32"/>
          <w:szCs w:val="32"/>
        </w:rPr>
        <w:t>流程</w:t>
      </w:r>
    </w:p>
    <w:p w14:paraId="545743E1">
      <w:pPr>
        <w:spacing w:line="560" w:lineRule="exact"/>
        <w:ind w:firstLine="640" w:firstLineChars="200"/>
        <w:jc w:val="left"/>
        <w:outlineLvl w:val="2"/>
        <w:rPr>
          <w:rFonts w:ascii="仿宋_GB2312" w:hAnsi="仿宋_GB2312" w:eastAsia="仿宋_GB2312" w:cs="仿宋_GB2312"/>
          <w:sz w:val="32"/>
          <w:szCs w:val="32"/>
        </w:rPr>
      </w:pPr>
      <w:r>
        <w:rPr>
          <w:rFonts w:hint="eastAsia" w:ascii="仿宋_GB2312" w:hAnsi="仿宋_GB2312" w:eastAsia="仿宋_GB2312" w:cs="仿宋_GB2312"/>
          <w:sz w:val="32"/>
          <w:szCs w:val="32"/>
        </w:rPr>
        <w:t>1.国家级项目</w:t>
      </w:r>
    </w:p>
    <w:tbl>
      <w:tblPr>
        <w:tblStyle w:val="8"/>
        <w:tblW w:w="8553"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162"/>
        <w:gridCol w:w="6391"/>
      </w:tblGrid>
      <w:tr w14:paraId="54F27B1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62"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top"/>
          </w:tcPr>
          <w:p w14:paraId="0B5229AC">
            <w:pPr>
              <w:spacing w:line="360" w:lineRule="exact"/>
              <w:jc w:val="center"/>
              <w:rPr>
                <w:rFonts w:ascii="黑体" w:hAnsi="黑体" w:eastAsia="黑体" w:cs="黑体"/>
                <w:sz w:val="24"/>
                <w:szCs w:val="24"/>
              </w:rPr>
            </w:pPr>
            <w:bookmarkStart w:id="20" w:name="OLE_LINK8"/>
            <w:r>
              <w:rPr>
                <w:rFonts w:hint="eastAsia" w:ascii="黑体" w:hAnsi="黑体" w:eastAsia="黑体" w:cs="黑体"/>
                <w:sz w:val="24"/>
                <w:szCs w:val="24"/>
              </w:rPr>
              <w:t>项目渠道</w:t>
            </w:r>
          </w:p>
        </w:tc>
        <w:tc>
          <w:tcPr>
            <w:tcW w:w="6391"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top"/>
          </w:tcPr>
          <w:p w14:paraId="1B1D4AAE">
            <w:pPr>
              <w:spacing w:line="360" w:lineRule="exact"/>
              <w:jc w:val="center"/>
              <w:rPr>
                <w:rFonts w:ascii="黑体" w:hAnsi="黑体" w:eastAsia="黑体" w:cs="黑体"/>
                <w:sz w:val="24"/>
                <w:szCs w:val="24"/>
              </w:rPr>
            </w:pPr>
            <w:r>
              <w:rPr>
                <w:rFonts w:hint="eastAsia" w:ascii="黑体" w:hAnsi="黑体" w:eastAsia="黑体" w:cs="黑体"/>
                <w:sz w:val="24"/>
                <w:szCs w:val="24"/>
              </w:rPr>
              <w:t>流程</w:t>
            </w:r>
          </w:p>
        </w:tc>
      </w:tr>
      <w:tr w14:paraId="769FA9E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62"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513969C3">
            <w:pPr>
              <w:spacing w:line="3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MJKY</w:t>
            </w:r>
          </w:p>
        </w:tc>
        <w:tc>
          <w:tcPr>
            <w:tcW w:w="6391"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76B69D7A">
            <w:pPr>
              <w:spacing w:line="360" w:lineRule="exact"/>
              <w:jc w:val="both"/>
              <w:rPr>
                <w:rFonts w:ascii="仿宋_GB2312" w:hAnsi="仿宋_GB2312" w:eastAsia="仿宋_GB2312" w:cs="仿宋_GB2312"/>
                <w:sz w:val="24"/>
                <w:szCs w:val="24"/>
              </w:rPr>
            </w:pPr>
            <w:r>
              <w:rPr>
                <w:rFonts w:hint="eastAsia" w:ascii="仿宋_GB2312" w:hAnsi="仿宋_GB2312" w:eastAsia="仿宋_GB2312" w:cs="仿宋_GB2312"/>
                <w:sz w:val="24"/>
                <w:szCs w:val="24"/>
              </w:rPr>
              <w:t>建议书申报→立项批复→任务书/可研报告申报→任务书/可研报告申报批复→中期评估→单位、公司两级验收评审→国家级验收</w:t>
            </w:r>
          </w:p>
        </w:tc>
      </w:tr>
      <w:tr w14:paraId="1397B9E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62"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1EC70042">
            <w:pPr>
              <w:spacing w:line="3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04专项接续</w:t>
            </w:r>
          </w:p>
        </w:tc>
        <w:tc>
          <w:tcPr>
            <w:tcW w:w="6391"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07766F0C">
            <w:pPr>
              <w:spacing w:line="360" w:lineRule="exact"/>
              <w:jc w:val="both"/>
              <w:rPr>
                <w:rFonts w:ascii="仿宋_GB2312" w:hAnsi="仿宋_GB2312" w:eastAsia="仿宋_GB2312" w:cs="仿宋_GB2312"/>
                <w:sz w:val="24"/>
                <w:szCs w:val="24"/>
              </w:rPr>
            </w:pPr>
            <w:r>
              <w:rPr>
                <w:rFonts w:hint="eastAsia" w:ascii="仿宋_GB2312" w:hAnsi="仿宋_GB2312" w:eastAsia="仿宋_GB2312" w:cs="仿宋_GB2312"/>
                <w:sz w:val="24"/>
                <w:szCs w:val="24"/>
              </w:rPr>
              <w:t>建议书申报→立项批复→合同书签署→中期评估→单位、公司两级验收评审→国家级验收</w:t>
            </w:r>
          </w:p>
        </w:tc>
      </w:tr>
      <w:tr w14:paraId="3EDEF49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62"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1DA674F0">
            <w:pPr>
              <w:spacing w:line="3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重点研发计划</w:t>
            </w:r>
          </w:p>
        </w:tc>
        <w:tc>
          <w:tcPr>
            <w:tcW w:w="6391"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19893DFD">
            <w:pPr>
              <w:spacing w:line="360" w:lineRule="exact"/>
              <w:jc w:val="both"/>
              <w:rPr>
                <w:rFonts w:ascii="仿宋_GB2312" w:hAnsi="仿宋_GB2312" w:eastAsia="仿宋_GB2312" w:cs="仿宋_GB2312"/>
                <w:sz w:val="24"/>
                <w:szCs w:val="24"/>
              </w:rPr>
            </w:pPr>
            <w:r>
              <w:rPr>
                <w:rFonts w:hint="eastAsia" w:ascii="仿宋_GB2312" w:hAnsi="仿宋_GB2312" w:eastAsia="仿宋_GB2312" w:cs="仿宋_GB2312"/>
                <w:sz w:val="24"/>
                <w:szCs w:val="24"/>
              </w:rPr>
              <w:t>申请书提交→申请书评审→任务书签署→启动会→中期评估→单位、公司两级验收评审→综合绩效评价</w:t>
            </w:r>
          </w:p>
        </w:tc>
      </w:tr>
      <w:tr w14:paraId="476CE00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62"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6D925768">
            <w:pPr>
              <w:spacing w:line="3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XX25专项</w:t>
            </w:r>
          </w:p>
        </w:tc>
        <w:tc>
          <w:tcPr>
            <w:tcW w:w="6391"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23571A29">
            <w:pPr>
              <w:spacing w:line="360" w:lineRule="exact"/>
              <w:jc w:val="both"/>
              <w:rPr>
                <w:rFonts w:ascii="仿宋_GB2312" w:hAnsi="仿宋_GB2312" w:eastAsia="仿宋_GB2312" w:cs="仿宋_GB2312"/>
                <w:sz w:val="24"/>
                <w:szCs w:val="24"/>
              </w:rPr>
            </w:pPr>
            <w:r>
              <w:rPr>
                <w:rFonts w:hint="eastAsia" w:ascii="仿宋_GB2312" w:hAnsi="仿宋_GB2312" w:eastAsia="仿宋_GB2312" w:cs="仿宋_GB2312"/>
                <w:sz w:val="24"/>
                <w:szCs w:val="24"/>
              </w:rPr>
              <w:t>任务清单报送→任务清单评估并下达→签署任务书→季度会/双月报/年度评估→国资委现场督导→单位、公司两级验收评审→验收评估</w:t>
            </w:r>
          </w:p>
        </w:tc>
      </w:tr>
      <w:tr w14:paraId="14D9C7E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62"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62A4417B">
            <w:pPr>
              <w:spacing w:line="3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国家自然科学基金</w:t>
            </w:r>
          </w:p>
        </w:tc>
        <w:tc>
          <w:tcPr>
            <w:tcW w:w="6391"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5852DD97">
            <w:pPr>
              <w:spacing w:line="360" w:lineRule="exact"/>
              <w:jc w:val="both"/>
              <w:rPr>
                <w:rFonts w:ascii="仿宋_GB2312" w:hAnsi="仿宋_GB2312" w:eastAsia="仿宋_GB2312" w:cs="仿宋_GB2312"/>
                <w:sz w:val="24"/>
                <w:szCs w:val="24"/>
              </w:rPr>
            </w:pPr>
            <w:r>
              <w:rPr>
                <w:rFonts w:hint="eastAsia" w:ascii="仿宋_GB2312" w:hAnsi="仿宋_GB2312" w:eastAsia="仿宋_GB2312" w:cs="仿宋_GB2312"/>
                <w:sz w:val="24"/>
                <w:szCs w:val="24"/>
              </w:rPr>
              <w:t>申请书提交→申请书评审→批准通知→年度实施报告→中期评估→单位、公司两级验收评审→国家级验收</w:t>
            </w:r>
          </w:p>
        </w:tc>
      </w:tr>
      <w:bookmarkEnd w:id="20"/>
    </w:tbl>
    <w:p w14:paraId="54D27A81">
      <w:pPr>
        <w:spacing w:line="560" w:lineRule="exact"/>
        <w:ind w:firstLine="640" w:firstLineChars="200"/>
        <w:jc w:val="left"/>
        <w:outlineLvl w:val="2"/>
        <w:rPr>
          <w:rFonts w:ascii="仿宋_GB2312" w:hAnsi="仿宋_GB2312" w:eastAsia="仿宋_GB2312" w:cs="仿宋_GB2312"/>
          <w:sz w:val="32"/>
          <w:szCs w:val="32"/>
        </w:rPr>
      </w:pPr>
      <w:r>
        <w:rPr>
          <w:rFonts w:hint="eastAsia" w:ascii="仿宋_GB2312" w:hAnsi="仿宋_GB2312" w:eastAsia="仿宋_GB2312" w:cs="仿宋_GB2312"/>
          <w:sz w:val="32"/>
          <w:szCs w:val="32"/>
        </w:rPr>
        <w:t>2.地方级项目</w:t>
      </w:r>
    </w:p>
    <w:tbl>
      <w:tblPr>
        <w:tblStyle w:val="8"/>
        <w:tblW w:w="8547"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162"/>
        <w:gridCol w:w="6385"/>
      </w:tblGrid>
      <w:tr w14:paraId="426BFBD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62"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top"/>
          </w:tcPr>
          <w:p w14:paraId="6978FD45">
            <w:pPr>
              <w:spacing w:line="360" w:lineRule="exact"/>
              <w:jc w:val="center"/>
              <w:rPr>
                <w:rFonts w:ascii="黑体" w:hAnsi="黑体" w:eastAsia="黑体" w:cs="黑体"/>
                <w:sz w:val="24"/>
                <w:szCs w:val="24"/>
              </w:rPr>
            </w:pPr>
            <w:r>
              <w:rPr>
                <w:rFonts w:hint="eastAsia" w:ascii="黑体" w:hAnsi="黑体" w:eastAsia="黑体" w:cs="黑体"/>
                <w:sz w:val="24"/>
                <w:szCs w:val="24"/>
              </w:rPr>
              <w:t>项目渠道</w:t>
            </w:r>
          </w:p>
        </w:tc>
        <w:tc>
          <w:tcPr>
            <w:tcW w:w="6385"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top"/>
          </w:tcPr>
          <w:p w14:paraId="1E1F0C73">
            <w:pPr>
              <w:spacing w:line="360" w:lineRule="exact"/>
              <w:jc w:val="center"/>
              <w:rPr>
                <w:rFonts w:ascii="黑体" w:hAnsi="黑体" w:eastAsia="黑体" w:cs="黑体"/>
                <w:sz w:val="24"/>
                <w:szCs w:val="24"/>
              </w:rPr>
            </w:pPr>
            <w:r>
              <w:rPr>
                <w:rFonts w:hint="eastAsia" w:ascii="黑体" w:hAnsi="黑体" w:eastAsia="黑体" w:cs="黑体"/>
                <w:sz w:val="24"/>
                <w:szCs w:val="24"/>
              </w:rPr>
              <w:t>流程</w:t>
            </w:r>
          </w:p>
        </w:tc>
      </w:tr>
      <w:tr w14:paraId="4051DE1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90" w:hRule="atLeast"/>
        </w:trPr>
        <w:tc>
          <w:tcPr>
            <w:tcW w:w="2162"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47BFA07C">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rPr>
              <w:t>上海市科技攻关揭榜挂帅</w:t>
            </w:r>
          </w:p>
        </w:tc>
        <w:tc>
          <w:tcPr>
            <w:tcW w:w="6385"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6B0CB307">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rPr>
              <w:t>榜单梳理→榜单发布→榜单答疑→申请书评审并批复立项→合同签订→中期评审→单位验收评审→科委验收</w:t>
            </w:r>
          </w:p>
        </w:tc>
      </w:tr>
      <w:tr w14:paraId="6FD76F0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62"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43BA9080">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rPr>
              <w:t>科技创新行动计划</w:t>
            </w:r>
          </w:p>
        </w:tc>
        <w:tc>
          <w:tcPr>
            <w:tcW w:w="6385"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655F9292">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rPr>
              <w:t>建议书申报→建议书评审→项目立项→合同签订→阶段性检查→单位验收评审→综合绩效评价</w:t>
            </w:r>
          </w:p>
        </w:tc>
      </w:tr>
    </w:tbl>
    <w:p w14:paraId="7AE11D0F">
      <w:pPr>
        <w:spacing w:line="560" w:lineRule="exact"/>
        <w:ind w:firstLine="640" w:firstLineChars="200"/>
        <w:jc w:val="left"/>
        <w:outlineLvl w:val="2"/>
        <w:rPr>
          <w:rFonts w:ascii="仿宋_GB2312" w:hAnsi="仿宋_GB2312" w:eastAsia="仿宋_GB2312" w:cs="仿宋_GB2312"/>
          <w:sz w:val="32"/>
          <w:szCs w:val="32"/>
        </w:rPr>
      </w:pPr>
      <w:r>
        <w:rPr>
          <w:rFonts w:hint="eastAsia" w:ascii="仿宋_GB2312" w:hAnsi="仿宋_GB2312" w:eastAsia="仿宋_GB2312" w:cs="仿宋_GB2312"/>
          <w:sz w:val="32"/>
          <w:szCs w:val="32"/>
        </w:rPr>
        <w:t>3.公司级项目</w:t>
      </w:r>
    </w:p>
    <w:tbl>
      <w:tblPr>
        <w:tblStyle w:val="8"/>
        <w:tblW w:w="8547"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162"/>
        <w:gridCol w:w="6385"/>
      </w:tblGrid>
      <w:tr w14:paraId="60B5B67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162"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top"/>
          </w:tcPr>
          <w:p w14:paraId="6DBBBE12">
            <w:pPr>
              <w:spacing w:line="360" w:lineRule="exact"/>
              <w:jc w:val="center"/>
              <w:rPr>
                <w:rFonts w:ascii="黑体" w:hAnsi="黑体" w:eastAsia="黑体" w:cs="黑体"/>
                <w:sz w:val="24"/>
                <w:szCs w:val="24"/>
              </w:rPr>
            </w:pPr>
            <w:r>
              <w:rPr>
                <w:rFonts w:hint="eastAsia" w:ascii="黑体" w:hAnsi="黑体" w:eastAsia="黑体" w:cs="黑体"/>
                <w:sz w:val="24"/>
                <w:szCs w:val="24"/>
              </w:rPr>
              <w:t>项目渠道</w:t>
            </w:r>
          </w:p>
        </w:tc>
        <w:tc>
          <w:tcPr>
            <w:tcW w:w="6385"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top"/>
          </w:tcPr>
          <w:p w14:paraId="3AA1653F">
            <w:pPr>
              <w:spacing w:line="360" w:lineRule="exact"/>
              <w:jc w:val="center"/>
              <w:rPr>
                <w:rFonts w:ascii="黑体" w:hAnsi="黑体" w:eastAsia="黑体" w:cs="黑体"/>
                <w:sz w:val="24"/>
                <w:szCs w:val="24"/>
              </w:rPr>
            </w:pPr>
            <w:r>
              <w:rPr>
                <w:rFonts w:hint="eastAsia" w:ascii="黑体" w:hAnsi="黑体" w:eastAsia="黑体" w:cs="黑体"/>
                <w:sz w:val="24"/>
                <w:szCs w:val="24"/>
              </w:rPr>
              <w:t>流程</w:t>
            </w:r>
          </w:p>
        </w:tc>
      </w:tr>
      <w:tr w14:paraId="47171CE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62"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18FE91E6">
            <w:pPr>
              <w:spacing w:line="3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预研三年滚动计划</w:t>
            </w:r>
          </w:p>
        </w:tc>
        <w:tc>
          <w:tcPr>
            <w:tcW w:w="6385"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top"/>
          </w:tcPr>
          <w:p w14:paraId="7CEB07B4">
            <w:pPr>
              <w:spacing w:line="360" w:lineRule="exact"/>
              <w:rPr>
                <w:rFonts w:ascii="仿宋_GB2312" w:hAnsi="仿宋_GB2312" w:eastAsia="仿宋_GB2312" w:cs="仿宋_GB2312"/>
                <w:sz w:val="24"/>
                <w:szCs w:val="24"/>
              </w:rPr>
            </w:pPr>
            <w:r>
              <w:rPr>
                <w:rFonts w:hint="eastAsia" w:ascii="仿宋_GB2312" w:hAnsi="仿宋_GB2312" w:eastAsia="仿宋_GB2312" w:cs="仿宋_GB2312"/>
                <w:sz w:val="24"/>
                <w:szCs w:val="24"/>
              </w:rPr>
              <w:t>建议书申报→建议书评审→项目立项→任务书提交→任务书确认并签订合同→阶段性检查→单位级验收评审→公司级验收评审</w:t>
            </w:r>
          </w:p>
        </w:tc>
      </w:tr>
      <w:tr w14:paraId="544B37E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62"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5370D0D8">
            <w:pPr>
              <w:spacing w:line="3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新疆大飞机气象创新中心</w:t>
            </w:r>
          </w:p>
        </w:tc>
        <w:tc>
          <w:tcPr>
            <w:tcW w:w="6385"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top"/>
          </w:tcPr>
          <w:p w14:paraId="6625FB3D">
            <w:pPr>
              <w:spacing w:line="360" w:lineRule="exact"/>
              <w:rPr>
                <w:rFonts w:ascii="仿宋_GB2312" w:hAnsi="仿宋_GB2312" w:eastAsia="仿宋_GB2312" w:cs="仿宋_GB2312"/>
                <w:sz w:val="24"/>
                <w:szCs w:val="24"/>
              </w:rPr>
            </w:pPr>
            <w:r>
              <w:rPr>
                <w:rFonts w:hint="eastAsia" w:ascii="仿宋_GB2312" w:hAnsi="仿宋_GB2312" w:eastAsia="仿宋_GB2312" w:cs="仿宋_GB2312"/>
                <w:sz w:val="24"/>
                <w:szCs w:val="24"/>
              </w:rPr>
              <w:t>申请书提交→申请书评审→技术委员会/主任委员会/理事会审议→项目立项→任务书提交→任务书确认和合同签订→阶段性检查→单位验收评审</w:t>
            </w:r>
          </w:p>
        </w:tc>
      </w:tr>
      <w:tr w14:paraId="13A4CD2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62"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73650C3E">
            <w:pPr>
              <w:spacing w:line="3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科技周</w:t>
            </w:r>
          </w:p>
        </w:tc>
        <w:tc>
          <w:tcPr>
            <w:tcW w:w="6385"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6DA7C20E">
            <w:pPr>
              <w:spacing w:line="360" w:lineRule="exact"/>
              <w:rPr>
                <w:rFonts w:ascii="仿宋_GB2312" w:hAnsi="仿宋_GB2312" w:eastAsia="仿宋_GB2312" w:cs="仿宋_GB2312"/>
                <w:sz w:val="24"/>
                <w:szCs w:val="24"/>
                <w:highlight w:val="yellow"/>
              </w:rPr>
            </w:pPr>
            <w:r>
              <w:rPr>
                <w:rFonts w:hint="eastAsia" w:ascii="仿宋_GB2312" w:hAnsi="仿宋_GB2312" w:eastAsia="仿宋_GB2312" w:cs="仿宋_GB2312"/>
                <w:sz w:val="24"/>
                <w:szCs w:val="24"/>
                <w:lang w:val="en-US" w:eastAsia="zh-CN"/>
              </w:rPr>
              <w:t>发布拟立项项目清单</w:t>
            </w:r>
            <w:r>
              <w:rPr>
                <w:rFonts w:hint="eastAsia" w:ascii="仿宋_GB2312" w:hAnsi="仿宋_GB2312" w:eastAsia="仿宋_GB2312" w:cs="仿宋_GB2312"/>
                <w:sz w:val="24"/>
                <w:szCs w:val="24"/>
              </w:rPr>
              <w:t>→</w:t>
            </w:r>
            <w:r>
              <w:rPr>
                <w:rFonts w:hint="eastAsia" w:ascii="仿宋_GB2312" w:hAnsi="仿宋_GB2312" w:eastAsia="仿宋_GB2312" w:cs="仿宋_GB2312"/>
                <w:sz w:val="24"/>
                <w:szCs w:val="24"/>
                <w:lang w:val="en-US" w:eastAsia="zh-CN"/>
              </w:rPr>
              <w:t>各单位立项</w:t>
            </w:r>
            <w:r>
              <w:rPr>
                <w:rFonts w:hint="eastAsia" w:ascii="仿宋_GB2312" w:hAnsi="仿宋_GB2312" w:eastAsia="仿宋_GB2312" w:cs="仿宋_GB2312"/>
                <w:sz w:val="24"/>
                <w:szCs w:val="24"/>
              </w:rPr>
              <w:t>→</w:t>
            </w:r>
            <w:r>
              <w:rPr>
                <w:rFonts w:hint="eastAsia" w:ascii="仿宋_GB2312" w:hAnsi="仿宋_GB2312" w:eastAsia="仿宋_GB2312" w:cs="仿宋_GB2312"/>
                <w:sz w:val="24"/>
                <w:szCs w:val="24"/>
                <w:lang w:val="en-US" w:eastAsia="zh-CN"/>
              </w:rPr>
              <w:t>实施</w:t>
            </w:r>
            <w:r>
              <w:rPr>
                <w:rFonts w:hint="eastAsia" w:ascii="仿宋_GB2312" w:hAnsi="仿宋_GB2312" w:eastAsia="仿宋_GB2312" w:cs="仿宋_GB2312"/>
                <w:sz w:val="24"/>
                <w:szCs w:val="24"/>
              </w:rPr>
              <w:t>→</w:t>
            </w:r>
            <w:r>
              <w:rPr>
                <w:rFonts w:hint="eastAsia" w:ascii="仿宋_GB2312" w:hAnsi="仿宋_GB2312" w:eastAsia="仿宋_GB2312" w:cs="仿宋_GB2312"/>
                <w:sz w:val="24"/>
                <w:szCs w:val="24"/>
                <w:lang w:val="en-US" w:eastAsia="zh-CN"/>
              </w:rPr>
              <w:t>验收</w:t>
            </w:r>
          </w:p>
        </w:tc>
      </w:tr>
      <w:tr w14:paraId="1A7142C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62"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40C5F651">
            <w:pPr>
              <w:spacing w:line="3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大飞机研究院</w:t>
            </w:r>
          </w:p>
        </w:tc>
        <w:tc>
          <w:tcPr>
            <w:tcW w:w="6385"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2A8EC435">
            <w:pPr>
              <w:spacing w:line="360" w:lineRule="exact"/>
              <w:rPr>
                <w:rFonts w:ascii="仿宋_GB2312" w:hAnsi="仿宋_GB2312" w:eastAsia="仿宋_GB2312" w:cs="仿宋_GB2312"/>
                <w:sz w:val="24"/>
                <w:szCs w:val="24"/>
                <w:highlight w:val="yellow"/>
              </w:rPr>
            </w:pPr>
            <w:r>
              <w:rPr>
                <w:rFonts w:hint="eastAsia" w:ascii="仿宋_GB2312" w:hAnsi="仿宋_GB2312" w:eastAsia="仿宋_GB2312" w:cs="仿宋_GB2312"/>
                <w:sz w:val="24"/>
                <w:szCs w:val="24"/>
                <w:lang w:val="en-US" w:eastAsia="zh-CN"/>
              </w:rPr>
              <w:t>项目建议书编制</w:t>
            </w:r>
            <w:r>
              <w:rPr>
                <w:rFonts w:hint="eastAsia" w:ascii="仿宋_GB2312" w:hAnsi="仿宋_GB2312" w:eastAsia="仿宋_GB2312" w:cs="仿宋_GB2312"/>
                <w:sz w:val="24"/>
                <w:szCs w:val="24"/>
              </w:rPr>
              <w:t>→</w:t>
            </w:r>
            <w:r>
              <w:rPr>
                <w:rFonts w:hint="eastAsia" w:ascii="仿宋_GB2312" w:hAnsi="仿宋_GB2312" w:eastAsia="仿宋_GB2312" w:cs="仿宋_GB2312"/>
                <w:sz w:val="24"/>
                <w:szCs w:val="24"/>
                <w:lang w:val="en-US" w:eastAsia="zh-CN"/>
              </w:rPr>
              <w:t>项目建议书评审</w:t>
            </w:r>
            <w:r>
              <w:rPr>
                <w:rFonts w:hint="eastAsia" w:ascii="仿宋_GB2312" w:hAnsi="仿宋_GB2312" w:eastAsia="仿宋_GB2312" w:cs="仿宋_GB2312"/>
                <w:sz w:val="24"/>
                <w:szCs w:val="24"/>
              </w:rPr>
              <w:t>→</w:t>
            </w:r>
            <w:r>
              <w:rPr>
                <w:rFonts w:hint="eastAsia" w:ascii="仿宋_GB2312" w:hAnsi="仿宋_GB2312" w:eastAsia="仿宋_GB2312" w:cs="仿宋_GB2312"/>
                <w:sz w:val="24"/>
                <w:szCs w:val="24"/>
                <w:lang w:val="en-US" w:eastAsia="zh-CN"/>
              </w:rPr>
              <w:t>形成拟立项清单</w:t>
            </w:r>
            <w:r>
              <w:rPr>
                <w:rFonts w:hint="eastAsia" w:ascii="仿宋_GB2312" w:hAnsi="仿宋_GB2312" w:eastAsia="仿宋_GB2312" w:cs="仿宋_GB2312"/>
                <w:sz w:val="24"/>
                <w:szCs w:val="24"/>
              </w:rPr>
              <w:t>→</w:t>
            </w:r>
            <w:r>
              <w:rPr>
                <w:rFonts w:hint="eastAsia" w:ascii="仿宋_GB2312" w:hAnsi="仿宋_GB2312" w:eastAsia="仿宋_GB2312" w:cs="仿宋_GB2312"/>
                <w:sz w:val="24"/>
                <w:szCs w:val="24"/>
                <w:lang w:val="en-US" w:eastAsia="zh-CN"/>
              </w:rPr>
              <w:t>理事会审议</w:t>
            </w:r>
            <w:r>
              <w:rPr>
                <w:rFonts w:hint="eastAsia" w:ascii="仿宋_GB2312" w:hAnsi="仿宋_GB2312" w:eastAsia="仿宋_GB2312" w:cs="仿宋_GB2312"/>
                <w:sz w:val="24"/>
                <w:szCs w:val="24"/>
              </w:rPr>
              <w:t>→</w:t>
            </w:r>
            <w:r>
              <w:rPr>
                <w:rFonts w:hint="eastAsia" w:ascii="仿宋_GB2312" w:hAnsi="仿宋_GB2312" w:eastAsia="仿宋_GB2312" w:cs="仿宋_GB2312"/>
                <w:sz w:val="24"/>
                <w:szCs w:val="24"/>
                <w:lang w:val="en-US" w:eastAsia="zh-CN"/>
              </w:rPr>
              <w:t>立项</w:t>
            </w:r>
            <w:r>
              <w:rPr>
                <w:rFonts w:hint="eastAsia" w:ascii="仿宋_GB2312" w:hAnsi="仿宋_GB2312" w:eastAsia="仿宋_GB2312" w:cs="仿宋_GB2312"/>
                <w:sz w:val="24"/>
                <w:szCs w:val="24"/>
              </w:rPr>
              <w:t>→</w:t>
            </w:r>
            <w:r>
              <w:rPr>
                <w:rFonts w:hint="eastAsia" w:ascii="仿宋_GB2312" w:hAnsi="仿宋_GB2312" w:eastAsia="仿宋_GB2312" w:cs="仿宋_GB2312"/>
                <w:sz w:val="24"/>
                <w:szCs w:val="24"/>
                <w:lang w:val="en-US" w:eastAsia="zh-CN"/>
              </w:rPr>
              <w:t>项目实施</w:t>
            </w:r>
            <w:r>
              <w:rPr>
                <w:rFonts w:hint="eastAsia" w:ascii="仿宋_GB2312" w:hAnsi="仿宋_GB2312" w:eastAsia="仿宋_GB2312" w:cs="仿宋_GB2312"/>
                <w:sz w:val="24"/>
                <w:szCs w:val="24"/>
              </w:rPr>
              <w:t>→项目验收</w:t>
            </w:r>
          </w:p>
        </w:tc>
      </w:tr>
      <w:tr w14:paraId="2D8797C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62"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47B7EF75">
            <w:pPr>
              <w:spacing w:line="360" w:lineRule="exact"/>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大飞机先进材料创新联盟</w:t>
            </w:r>
          </w:p>
        </w:tc>
        <w:tc>
          <w:tcPr>
            <w:tcW w:w="6385"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2F19551C">
            <w:pPr>
              <w:spacing w:line="360" w:lineRule="exact"/>
              <w:rPr>
                <w:rFonts w:ascii="仿宋_GB2312" w:hAnsi="仿宋_GB2312" w:eastAsia="仿宋_GB2312" w:cs="仿宋_GB2312"/>
                <w:sz w:val="24"/>
                <w:szCs w:val="24"/>
              </w:rPr>
            </w:pPr>
            <w:r>
              <w:rPr>
                <w:rFonts w:hint="eastAsia" w:ascii="仿宋_GB2312" w:hAnsi="仿宋_GB2312" w:eastAsia="仿宋_GB2312" w:cs="仿宋_GB2312"/>
                <w:sz w:val="24"/>
                <w:szCs w:val="24"/>
              </w:rPr>
              <w:t>项目申报-申请书评审→联盟专委会审议→联盟理事会审议-立项建议-报批-发布立项通知-合同书签署-项目实施-项目承担单位验收评审</w:t>
            </w:r>
          </w:p>
        </w:tc>
      </w:tr>
      <w:tr w14:paraId="6B62AE6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62"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7B059749">
            <w:pPr>
              <w:spacing w:line="360" w:lineRule="exact"/>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color w:val="auto"/>
                <w:sz w:val="24"/>
                <w:szCs w:val="24"/>
                <w:highlight w:val="none"/>
                <w:lang w:val="en-US" w:eastAsia="zh-CN" w:bidi="ar-SA"/>
              </w:rPr>
              <w:t>“中国商飞-波音”可持续航空技术研究中心项目</w:t>
            </w:r>
          </w:p>
        </w:tc>
        <w:tc>
          <w:tcPr>
            <w:tcW w:w="6385"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58BD5E91">
            <w:pPr>
              <w:spacing w:line="360" w:lineRule="exact"/>
              <w:rPr>
                <w:rFonts w:hint="eastAsia" w:ascii="仿宋_GB2312" w:hAnsi="仿宋_GB2312" w:eastAsia="宋体" w:cs="仿宋_GB2312"/>
                <w:sz w:val="24"/>
                <w:szCs w:val="24"/>
                <w:lang w:val="en-US" w:eastAsia="zh-CN"/>
              </w:rPr>
            </w:pPr>
            <w:r>
              <w:rPr>
                <w:rFonts w:hint="eastAsia" w:ascii="仿宋_GB2312" w:hAnsi="仿宋_GB2312" w:eastAsia="仿宋_GB2312" w:cs="仿宋_GB2312"/>
                <w:sz w:val="24"/>
                <w:szCs w:val="24"/>
                <w:lang w:eastAsia="zh-CN"/>
              </w:rPr>
              <w:t>项目波音指导委员会立项→项目合同签订→向公司报备→项目实施→项目承担单位验收→与总部签订拨款合同→拨款</w:t>
            </w:r>
          </w:p>
        </w:tc>
      </w:tr>
    </w:tbl>
    <w:p w14:paraId="25035B15">
      <w:pPr>
        <w:numPr>
          <w:ilvl w:val="0"/>
          <w:numId w:val="0"/>
        </w:numPr>
        <w:spacing w:line="560" w:lineRule="exact"/>
        <w:ind w:firstLine="640" w:firstLineChars="200"/>
        <w:jc w:val="left"/>
        <w:outlineLvl w:val="1"/>
        <w:rPr>
          <w:rFonts w:hint="eastAsia" w:ascii="楷体_GB2312" w:hAnsi="楷体_GB2312" w:eastAsia="楷体_GB2312" w:cs="楷体_GB2312"/>
          <w:bCs/>
          <w:sz w:val="32"/>
          <w:szCs w:val="32"/>
          <w:lang w:val="en-US" w:eastAsia="zh-CN"/>
        </w:rPr>
      </w:pPr>
      <w:r>
        <w:rPr>
          <w:rFonts w:hint="eastAsia" w:ascii="楷体_GB2312" w:hAnsi="楷体_GB2312" w:eastAsia="楷体_GB2312" w:cs="楷体_GB2312"/>
          <w:bCs/>
          <w:sz w:val="32"/>
          <w:szCs w:val="32"/>
          <w:lang w:val="en-US" w:eastAsia="zh-CN"/>
        </w:rPr>
        <w:t>（四）通用状态标识与预警规则</w:t>
      </w:r>
    </w:p>
    <w:p w14:paraId="0A728A24">
      <w:pPr>
        <w:spacing w:line="560" w:lineRule="exact"/>
        <w:ind w:firstLine="640" w:firstLineChars="200"/>
        <w:jc w:val="left"/>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1.全局四色状态定义（优先级：红＞黄＞蓝＞绿）</w:t>
      </w:r>
    </w:p>
    <w:p w14:paraId="32FA75D2">
      <w:pPr>
        <w:spacing w:line="560" w:lineRule="exact"/>
        <w:ind w:firstLine="640" w:firstLineChars="200"/>
        <w:jc w:val="left"/>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适用于项目整体状态、单里程碑、单计划节点全场景，全局统一：</w:t>
      </w:r>
    </w:p>
    <w:tbl>
      <w:tblPr>
        <w:tblStyle w:val="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876"/>
        <w:gridCol w:w="7589"/>
      </w:tblGrid>
      <w:tr w14:paraId="0FF0C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jc w:val="center"/>
        </w:trPr>
        <w:tc>
          <w:tcPr>
            <w:tcW w:w="0" w:type="auto"/>
            <w:tcBorders>
              <w:tl2br w:val="nil"/>
            </w:tcBorders>
            <w:shd w:val="clear" w:color="auto" w:fill="FFFFFF"/>
            <w:tcMar>
              <w:top w:w="80" w:type="dxa"/>
              <w:left w:w="80" w:type="dxa"/>
              <w:bottom w:w="80" w:type="dxa"/>
              <w:right w:w="80" w:type="dxa"/>
            </w:tcMar>
            <w:vAlign w:val="center"/>
          </w:tcPr>
          <w:p w14:paraId="790E875A">
            <w:pPr>
              <w:keepNext w:val="0"/>
              <w:keepLines w:val="0"/>
              <w:widowControl/>
              <w:suppressLineNumbers w:val="0"/>
              <w:spacing w:line="360" w:lineRule="exact"/>
              <w:jc w:val="left"/>
              <w:rPr>
                <w:rFonts w:hint="eastAsia" w:ascii="仿宋_GB2312" w:hAnsi="仿宋_GB2312" w:eastAsia="仿宋_GB2312" w:cs="仿宋_GB2312"/>
                <w:b/>
                <w:bCs/>
                <w:sz w:val="24"/>
                <w:szCs w:val="24"/>
                <w:lang w:bidi="ar"/>
              </w:rPr>
            </w:pPr>
            <w:r>
              <w:rPr>
                <w:rFonts w:hint="eastAsia" w:ascii="仿宋_GB2312" w:hAnsi="仿宋_GB2312" w:eastAsia="仿宋_GB2312" w:cs="仿宋_GB2312"/>
                <w:b/>
                <w:bCs/>
                <w:kern w:val="0"/>
                <w:sz w:val="24"/>
                <w:szCs w:val="24"/>
                <w:lang w:val="en-US" w:eastAsia="zh-CN" w:bidi="ar"/>
              </w:rPr>
              <w:t>颜色</w:t>
            </w:r>
          </w:p>
        </w:tc>
        <w:tc>
          <w:tcPr>
            <w:tcW w:w="0" w:type="auto"/>
            <w:shd w:val="clear" w:color="auto" w:fill="FFFFFF"/>
            <w:tcMar>
              <w:top w:w="80" w:type="dxa"/>
              <w:left w:w="80" w:type="dxa"/>
              <w:bottom w:w="80" w:type="dxa"/>
              <w:right w:w="80" w:type="dxa"/>
            </w:tcMar>
            <w:vAlign w:val="center"/>
          </w:tcPr>
          <w:p w14:paraId="0E16CF0D">
            <w:pPr>
              <w:keepNext w:val="0"/>
              <w:keepLines w:val="0"/>
              <w:widowControl/>
              <w:suppressLineNumbers w:val="0"/>
              <w:spacing w:line="360" w:lineRule="exact"/>
              <w:jc w:val="left"/>
              <w:rPr>
                <w:rFonts w:hint="eastAsia" w:ascii="仿宋_GB2312" w:hAnsi="仿宋_GB2312" w:eastAsia="仿宋_GB2312" w:cs="仿宋_GB2312"/>
                <w:b/>
                <w:bCs/>
                <w:sz w:val="24"/>
                <w:szCs w:val="24"/>
                <w:lang w:bidi="ar"/>
              </w:rPr>
            </w:pPr>
            <w:r>
              <w:rPr>
                <w:rFonts w:hint="eastAsia" w:ascii="仿宋_GB2312" w:hAnsi="仿宋_GB2312" w:eastAsia="仿宋_GB2312" w:cs="仿宋_GB2312"/>
                <w:b/>
                <w:bCs/>
                <w:kern w:val="0"/>
                <w:sz w:val="24"/>
                <w:szCs w:val="24"/>
                <w:lang w:val="en-US" w:eastAsia="zh-CN" w:bidi="ar"/>
              </w:rPr>
              <w:t>状态说明</w:t>
            </w:r>
          </w:p>
        </w:tc>
      </w:tr>
      <w:tr w14:paraId="16C7F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shd w:val="clear" w:color="auto" w:fill="FFFFFF"/>
            <w:tcMar>
              <w:top w:w="80" w:type="dxa"/>
              <w:left w:w="80" w:type="dxa"/>
              <w:bottom w:w="80" w:type="dxa"/>
              <w:right w:w="80" w:type="dxa"/>
            </w:tcMar>
            <w:vAlign w:val="center"/>
          </w:tcPr>
          <w:p w14:paraId="313E4AC2">
            <w:pPr>
              <w:keepNext w:val="0"/>
              <w:keepLines w:val="0"/>
              <w:widowControl/>
              <w:suppressLineNumbers w:val="0"/>
              <w:spacing w:line="360" w:lineRule="exact"/>
              <w:jc w:val="left"/>
              <w:rPr>
                <w:rFonts w:hint="eastAsia" w:ascii="仿宋_GB2312" w:hAnsi="仿宋_GB2312" w:eastAsia="仿宋_GB2312" w:cs="仿宋_GB2312"/>
                <w:b/>
                <w:bCs/>
                <w:sz w:val="24"/>
                <w:szCs w:val="24"/>
                <w:lang w:bidi="ar"/>
              </w:rPr>
            </w:pPr>
            <w:r>
              <w:rPr>
                <w:rFonts w:hint="eastAsia" w:ascii="仿宋_GB2312" w:hAnsi="仿宋_GB2312" w:eastAsia="仿宋_GB2312" w:cs="仿宋_GB2312"/>
                <w:b/>
                <w:bCs/>
                <w:kern w:val="0"/>
                <w:sz w:val="24"/>
                <w:szCs w:val="24"/>
                <w:lang w:val="en-US" w:eastAsia="zh-CN" w:bidi="ar"/>
              </w:rPr>
              <w:t>绿色</w:t>
            </w:r>
          </w:p>
        </w:tc>
        <w:tc>
          <w:tcPr>
            <w:tcW w:w="0" w:type="auto"/>
            <w:shd w:val="clear" w:color="auto" w:fill="FFFFFF"/>
            <w:tcMar>
              <w:top w:w="80" w:type="dxa"/>
              <w:left w:w="80" w:type="dxa"/>
              <w:bottom w:w="80" w:type="dxa"/>
              <w:right w:w="80" w:type="dxa"/>
            </w:tcMar>
            <w:vAlign w:val="center"/>
          </w:tcPr>
          <w:p w14:paraId="0EBE0242">
            <w:pPr>
              <w:keepNext w:val="0"/>
              <w:keepLines w:val="0"/>
              <w:widowControl/>
              <w:suppressLineNumbers w:val="0"/>
              <w:spacing w:line="360" w:lineRule="exact"/>
              <w:jc w:val="left"/>
              <w:rPr>
                <w:rFonts w:hint="eastAsia" w:ascii="仿宋_GB2312" w:hAnsi="仿宋_GB2312" w:eastAsia="仿宋_GB2312" w:cs="仿宋_GB2312"/>
                <w:sz w:val="24"/>
                <w:szCs w:val="24"/>
                <w:lang w:bidi="ar"/>
              </w:rPr>
            </w:pPr>
            <w:r>
              <w:rPr>
                <w:rFonts w:hint="eastAsia" w:ascii="仿宋_GB2312" w:hAnsi="仿宋_GB2312" w:eastAsia="仿宋_GB2312" w:cs="仿宋_GB2312"/>
                <w:kern w:val="0"/>
                <w:sz w:val="24"/>
                <w:szCs w:val="24"/>
                <w:lang w:val="en-US" w:eastAsia="zh-CN" w:bidi="ar"/>
              </w:rPr>
              <w:t>节点 / 项目全部完成，审核通过（已完成）</w:t>
            </w:r>
          </w:p>
        </w:tc>
      </w:tr>
      <w:tr w14:paraId="12730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shd w:val="clear" w:color="auto" w:fill="FFFFFF"/>
            <w:tcMar>
              <w:top w:w="80" w:type="dxa"/>
              <w:left w:w="80" w:type="dxa"/>
              <w:bottom w:w="80" w:type="dxa"/>
              <w:right w:w="80" w:type="dxa"/>
            </w:tcMar>
            <w:vAlign w:val="center"/>
          </w:tcPr>
          <w:p w14:paraId="6E3C5D23">
            <w:pPr>
              <w:keepNext w:val="0"/>
              <w:keepLines w:val="0"/>
              <w:widowControl/>
              <w:suppressLineNumbers w:val="0"/>
              <w:spacing w:line="360" w:lineRule="exact"/>
              <w:jc w:val="left"/>
              <w:rPr>
                <w:rFonts w:hint="eastAsia" w:ascii="仿宋_GB2312" w:hAnsi="仿宋_GB2312" w:eastAsia="仿宋_GB2312" w:cs="仿宋_GB2312"/>
                <w:b/>
                <w:bCs/>
                <w:sz w:val="24"/>
                <w:szCs w:val="24"/>
                <w:lang w:bidi="ar"/>
              </w:rPr>
            </w:pPr>
            <w:r>
              <w:rPr>
                <w:rFonts w:hint="eastAsia" w:ascii="仿宋_GB2312" w:hAnsi="仿宋_GB2312" w:eastAsia="仿宋_GB2312" w:cs="仿宋_GB2312"/>
                <w:b/>
                <w:bCs/>
                <w:kern w:val="0"/>
                <w:sz w:val="24"/>
                <w:szCs w:val="24"/>
                <w:lang w:val="en-US" w:eastAsia="zh-CN" w:bidi="ar"/>
              </w:rPr>
              <w:t>蓝色</w:t>
            </w:r>
          </w:p>
        </w:tc>
        <w:tc>
          <w:tcPr>
            <w:tcW w:w="0" w:type="auto"/>
            <w:shd w:val="clear" w:color="auto" w:fill="FFFFFF"/>
            <w:tcMar>
              <w:top w:w="80" w:type="dxa"/>
              <w:left w:w="80" w:type="dxa"/>
              <w:bottom w:w="80" w:type="dxa"/>
              <w:right w:w="80" w:type="dxa"/>
            </w:tcMar>
            <w:vAlign w:val="center"/>
          </w:tcPr>
          <w:p w14:paraId="0DB539AD">
            <w:pPr>
              <w:keepNext w:val="0"/>
              <w:keepLines w:val="0"/>
              <w:widowControl/>
              <w:suppressLineNumbers w:val="0"/>
              <w:spacing w:line="360" w:lineRule="exact"/>
              <w:jc w:val="left"/>
              <w:rPr>
                <w:rFonts w:hint="eastAsia" w:ascii="仿宋_GB2312" w:hAnsi="仿宋_GB2312" w:eastAsia="仿宋_GB2312" w:cs="仿宋_GB2312"/>
                <w:sz w:val="24"/>
                <w:szCs w:val="24"/>
                <w:lang w:bidi="ar"/>
              </w:rPr>
            </w:pPr>
            <w:r>
              <w:rPr>
                <w:rFonts w:hint="eastAsia" w:ascii="仿宋_GB2312" w:hAnsi="仿宋_GB2312" w:eastAsia="仿宋_GB2312" w:cs="仿宋_GB2312"/>
                <w:kern w:val="0"/>
                <w:sz w:val="24"/>
                <w:szCs w:val="24"/>
                <w:lang w:val="en-US" w:eastAsia="zh-CN" w:bidi="ar"/>
              </w:rPr>
              <w:t>节点正常推进，距离到期时间＞30 天（正常推进）</w:t>
            </w:r>
          </w:p>
        </w:tc>
      </w:tr>
      <w:tr w14:paraId="4DE30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jc w:val="center"/>
        </w:trPr>
        <w:tc>
          <w:tcPr>
            <w:tcW w:w="0" w:type="auto"/>
            <w:shd w:val="clear" w:color="auto" w:fill="FFFFFF"/>
            <w:tcMar>
              <w:top w:w="80" w:type="dxa"/>
              <w:left w:w="80" w:type="dxa"/>
              <w:bottom w:w="80" w:type="dxa"/>
              <w:right w:w="80" w:type="dxa"/>
            </w:tcMar>
            <w:vAlign w:val="center"/>
          </w:tcPr>
          <w:p w14:paraId="5FBD42D8">
            <w:pPr>
              <w:keepNext w:val="0"/>
              <w:keepLines w:val="0"/>
              <w:widowControl/>
              <w:suppressLineNumbers w:val="0"/>
              <w:spacing w:line="360" w:lineRule="exact"/>
              <w:jc w:val="left"/>
              <w:rPr>
                <w:rFonts w:hint="eastAsia" w:ascii="仿宋_GB2312" w:hAnsi="仿宋_GB2312" w:eastAsia="仿宋_GB2312" w:cs="仿宋_GB2312"/>
                <w:b/>
                <w:bCs/>
                <w:sz w:val="24"/>
                <w:szCs w:val="24"/>
                <w:lang w:bidi="ar"/>
              </w:rPr>
            </w:pPr>
            <w:r>
              <w:rPr>
                <w:rFonts w:hint="eastAsia" w:ascii="仿宋_GB2312" w:hAnsi="仿宋_GB2312" w:eastAsia="仿宋_GB2312" w:cs="仿宋_GB2312"/>
                <w:b/>
                <w:bCs/>
                <w:kern w:val="0"/>
                <w:sz w:val="24"/>
                <w:szCs w:val="24"/>
                <w:lang w:val="en-US" w:eastAsia="zh-CN" w:bidi="ar"/>
              </w:rPr>
              <w:t>黄色</w:t>
            </w:r>
          </w:p>
        </w:tc>
        <w:tc>
          <w:tcPr>
            <w:tcW w:w="0" w:type="auto"/>
            <w:shd w:val="clear" w:color="auto" w:fill="FFFFFF"/>
            <w:tcMar>
              <w:top w:w="80" w:type="dxa"/>
              <w:left w:w="80" w:type="dxa"/>
              <w:bottom w:w="80" w:type="dxa"/>
              <w:right w:w="80" w:type="dxa"/>
            </w:tcMar>
            <w:vAlign w:val="center"/>
          </w:tcPr>
          <w:p w14:paraId="2170A926">
            <w:pPr>
              <w:keepNext w:val="0"/>
              <w:keepLines w:val="0"/>
              <w:widowControl/>
              <w:suppressLineNumbers w:val="0"/>
              <w:spacing w:line="360" w:lineRule="exact"/>
              <w:jc w:val="left"/>
              <w:rPr>
                <w:rFonts w:hint="eastAsia" w:ascii="仿宋_GB2312" w:hAnsi="仿宋_GB2312" w:eastAsia="仿宋_GB2312" w:cs="仿宋_GB2312"/>
                <w:sz w:val="24"/>
                <w:szCs w:val="24"/>
                <w:lang w:bidi="ar"/>
              </w:rPr>
            </w:pPr>
            <w:r>
              <w:rPr>
                <w:rFonts w:hint="eastAsia" w:ascii="仿宋_GB2312" w:hAnsi="仿宋_GB2312" w:eastAsia="仿宋_GB2312" w:cs="仿宋_GB2312"/>
                <w:kern w:val="0"/>
                <w:sz w:val="24"/>
                <w:szCs w:val="24"/>
                <w:lang w:val="en-US" w:eastAsia="zh-CN" w:bidi="ar"/>
              </w:rPr>
              <w:t>节点临期，距离到期时间≤30 天（风险预警）</w:t>
            </w:r>
          </w:p>
        </w:tc>
      </w:tr>
      <w:tr w14:paraId="36ECE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shd w:val="clear" w:color="auto" w:fill="FFFFFF"/>
            <w:tcMar>
              <w:top w:w="80" w:type="dxa"/>
              <w:left w:w="80" w:type="dxa"/>
              <w:bottom w:w="80" w:type="dxa"/>
              <w:right w:w="80" w:type="dxa"/>
            </w:tcMar>
            <w:vAlign w:val="center"/>
          </w:tcPr>
          <w:p w14:paraId="1D2C96B3">
            <w:pPr>
              <w:keepNext w:val="0"/>
              <w:keepLines w:val="0"/>
              <w:widowControl/>
              <w:suppressLineNumbers w:val="0"/>
              <w:spacing w:line="360" w:lineRule="exact"/>
              <w:jc w:val="left"/>
              <w:rPr>
                <w:rFonts w:hint="eastAsia" w:ascii="仿宋_GB2312" w:hAnsi="仿宋_GB2312" w:eastAsia="仿宋_GB2312" w:cs="仿宋_GB2312"/>
                <w:b/>
                <w:bCs/>
                <w:sz w:val="24"/>
                <w:szCs w:val="24"/>
                <w:lang w:bidi="ar"/>
              </w:rPr>
            </w:pPr>
            <w:r>
              <w:rPr>
                <w:rFonts w:hint="eastAsia" w:ascii="仿宋_GB2312" w:hAnsi="仿宋_GB2312" w:eastAsia="仿宋_GB2312" w:cs="仿宋_GB2312"/>
                <w:b/>
                <w:bCs/>
                <w:kern w:val="0"/>
                <w:sz w:val="24"/>
                <w:szCs w:val="24"/>
                <w:lang w:val="en-US" w:eastAsia="zh-CN" w:bidi="ar"/>
              </w:rPr>
              <w:t>红色</w:t>
            </w:r>
          </w:p>
        </w:tc>
        <w:tc>
          <w:tcPr>
            <w:tcW w:w="0" w:type="auto"/>
            <w:shd w:val="clear" w:color="auto" w:fill="FFFFFF"/>
            <w:tcMar>
              <w:top w:w="80" w:type="dxa"/>
              <w:left w:w="80" w:type="dxa"/>
              <w:bottom w:w="80" w:type="dxa"/>
              <w:right w:w="80" w:type="dxa"/>
            </w:tcMar>
            <w:vAlign w:val="center"/>
          </w:tcPr>
          <w:p w14:paraId="5B9B8359">
            <w:pPr>
              <w:keepNext w:val="0"/>
              <w:keepLines w:val="0"/>
              <w:widowControl/>
              <w:suppressLineNumbers w:val="0"/>
              <w:spacing w:line="360" w:lineRule="exact"/>
              <w:jc w:val="left"/>
              <w:rPr>
                <w:rFonts w:hint="eastAsia" w:ascii="仿宋_GB2312" w:hAnsi="仿宋_GB2312" w:eastAsia="仿宋_GB2312" w:cs="仿宋_GB2312"/>
                <w:sz w:val="24"/>
                <w:szCs w:val="24"/>
                <w:lang w:bidi="ar"/>
              </w:rPr>
            </w:pPr>
            <w:r>
              <w:rPr>
                <w:rFonts w:hint="eastAsia" w:ascii="仿宋_GB2312" w:hAnsi="仿宋_GB2312" w:eastAsia="仿宋_GB2312" w:cs="仿宋_GB2312"/>
                <w:kern w:val="0"/>
                <w:sz w:val="24"/>
                <w:szCs w:val="24"/>
                <w:lang w:val="en-US" w:eastAsia="zh-CN" w:bidi="ar"/>
              </w:rPr>
              <w:t>节点已超期未完成（逾期告警）</w:t>
            </w:r>
          </w:p>
        </w:tc>
      </w:tr>
    </w:tbl>
    <w:p w14:paraId="4A211836">
      <w:pPr>
        <w:spacing w:line="560" w:lineRule="exact"/>
        <w:ind w:firstLine="640" w:firstLineChars="200"/>
        <w:jc w:val="left"/>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2. 预警机制</w:t>
      </w:r>
    </w:p>
    <w:p w14:paraId="5EACE790">
      <w:pPr>
        <w:spacing w:line="560" w:lineRule="exact"/>
        <w:ind w:firstLine="640" w:firstLineChars="200"/>
        <w:jc w:val="left"/>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1）预警推送方式：平台站内消息 + 企业邮箱+蓝信；推送对象为项目团队、对应管理团队；</w:t>
      </w:r>
    </w:p>
    <w:p w14:paraId="62692E79">
      <w:pPr>
        <w:spacing w:line="560" w:lineRule="exact"/>
        <w:ind w:firstLine="640" w:firstLineChars="200"/>
        <w:jc w:val="left"/>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2）风险预警（黄色）：节点到期前 30 天自动触发；</w:t>
      </w:r>
    </w:p>
    <w:p w14:paraId="6B17225E">
      <w:pPr>
        <w:spacing w:line="560" w:lineRule="exact"/>
        <w:ind w:firstLine="640" w:firstLineChars="200"/>
        <w:jc w:val="left"/>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3）逾期告警（红色）：节点到期当日自动触发，台账、可视化看板高亮展示。</w:t>
      </w:r>
    </w:p>
    <w:p w14:paraId="0BDE10B6">
      <w:pPr>
        <w:numPr>
          <w:ilvl w:val="-1"/>
          <w:numId w:val="0"/>
        </w:numPr>
        <w:spacing w:line="560" w:lineRule="exact"/>
        <w:ind w:firstLine="0" w:firstLineChars="0"/>
        <w:jc w:val="left"/>
        <w:outlineLvl w:val="0"/>
        <w:rPr>
          <w:rFonts w:hint="eastAsia" w:ascii="黑体" w:hAnsi="黑体" w:eastAsia="黑体" w:cs="黑体"/>
          <w:bCs/>
          <w:sz w:val="32"/>
          <w:szCs w:val="32"/>
        </w:rPr>
      </w:pPr>
      <w:r>
        <w:rPr>
          <w:rFonts w:hint="eastAsia" w:ascii="楷体_GB2312" w:hAnsi="楷体_GB2312" w:eastAsia="楷体_GB2312" w:cs="楷体_GB2312"/>
          <w:bCs/>
          <w:sz w:val="32"/>
          <w:szCs w:val="32"/>
          <w:lang w:val="en-US" w:eastAsia="zh-CN"/>
        </w:rPr>
        <w:t xml:space="preserve">     </w:t>
      </w:r>
      <w:bookmarkStart w:id="21" w:name="_Toc28557"/>
      <w:bookmarkStart w:id="22" w:name="_Toc1764"/>
      <w:r>
        <w:rPr>
          <w:rFonts w:hint="eastAsia" w:ascii="黑体" w:hAnsi="黑体" w:eastAsia="黑体" w:cs="黑体"/>
          <w:bCs/>
          <w:sz w:val="32"/>
          <w:szCs w:val="32"/>
          <w:lang w:val="en-US" w:eastAsia="zh-CN"/>
        </w:rPr>
        <w:t>三、</w:t>
      </w:r>
      <w:bookmarkEnd w:id="21"/>
      <w:r>
        <w:rPr>
          <w:rFonts w:hint="eastAsia" w:ascii="黑体" w:hAnsi="黑体" w:eastAsia="黑体" w:cs="黑体"/>
          <w:bCs/>
          <w:sz w:val="32"/>
          <w:szCs w:val="32"/>
          <w:lang w:val="en-US" w:eastAsia="zh-CN"/>
        </w:rPr>
        <w:t>全生命周期整体架构与总流程</w:t>
      </w:r>
      <w:bookmarkEnd w:id="17"/>
      <w:bookmarkEnd w:id="22"/>
    </w:p>
    <w:p w14:paraId="3EAFC91A">
      <w:pPr>
        <w:numPr>
          <w:ilvl w:val="-1"/>
          <w:numId w:val="0"/>
        </w:numPr>
        <w:spacing w:line="580" w:lineRule="exact"/>
        <w:ind w:firstLine="640" w:firstLineChars="200"/>
        <w:jc w:val="left"/>
        <w:outlineLvl w:val="1"/>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一</w:t>
      </w:r>
      <w:r>
        <w:rPr>
          <w:rFonts w:hint="eastAsia" w:ascii="仿宋_GB2312" w:hAnsi="仿宋_GB2312" w:eastAsia="仿宋_GB2312" w:cs="仿宋_GB2312"/>
          <w:sz w:val="32"/>
          <w:szCs w:val="32"/>
          <w:lang w:eastAsia="zh-CN"/>
        </w:rPr>
        <w:t>）整体功能架构</w:t>
      </w:r>
    </w:p>
    <w:p w14:paraId="377A7D2B">
      <w:pPr>
        <w:spacing w:line="580" w:lineRule="exact"/>
        <w:ind w:firstLine="640" w:firstLineChars="200"/>
        <w:jc w:val="left"/>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rPr>
        <w:t>功能架构看板</w:t>
      </w:r>
      <w:r>
        <w:rPr>
          <w:rFonts w:hint="eastAsia" w:ascii="仿宋_GB2312" w:hAnsi="仿宋_GB2312" w:eastAsia="仿宋_GB2312" w:cs="仿宋_GB2312"/>
          <w:sz w:val="32"/>
          <w:szCs w:val="32"/>
          <w:lang w:val="en-US" w:eastAsia="zh-CN"/>
        </w:rPr>
        <w:t>如下：</w:t>
      </w:r>
    </w:p>
    <w:p w14:paraId="3D8B994B">
      <w:pPr>
        <w:spacing w:line="580" w:lineRule="exact"/>
        <w:ind w:firstLine="630" w:firstLineChars="300"/>
        <w:jc w:val="left"/>
        <w:rPr>
          <w:rFonts w:hint="eastAsia" w:ascii="仿宋_GB2312" w:hAnsi="仿宋_GB2312" w:eastAsia="仿宋_GB2312" w:cs="仿宋_GB2312"/>
          <w:sz w:val="32"/>
          <w:szCs w:val="32"/>
        </w:rPr>
      </w:pPr>
      <w:r>
        <w:drawing>
          <wp:anchor distT="0" distB="0" distL="114300" distR="114300" simplePos="0" relativeHeight="251663360" behindDoc="0" locked="0" layoutInCell="1" allowOverlap="1">
            <wp:simplePos x="0" y="0"/>
            <wp:positionH relativeFrom="column">
              <wp:posOffset>-87630</wp:posOffset>
            </wp:positionH>
            <wp:positionV relativeFrom="paragraph">
              <wp:posOffset>-86360</wp:posOffset>
            </wp:positionV>
            <wp:extent cx="5268595" cy="3705225"/>
            <wp:effectExtent l="0" t="0" r="0" b="0"/>
            <wp:wrapTopAndBottom/>
            <wp:docPr id="28" name="图片 3" descr="C:/Users/56217/Desktop/ScreenShot_2026-06-23_111822_736.pngScreenShot_2026-06-23_111822_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 descr="C:/Users/56217/Desktop/ScreenShot_2026-06-23_111822_736.pngScreenShot_2026-06-23_111822_736"/>
                    <pic:cNvPicPr>
                      <a:picLocks noChangeAspect="1"/>
                    </pic:cNvPicPr>
                  </pic:nvPicPr>
                  <pic:blipFill>
                    <a:blip r:embed="rId7"/>
                    <a:srcRect t="3771" b="2615"/>
                    <a:stretch>
                      <a:fillRect/>
                    </a:stretch>
                  </pic:blipFill>
                  <pic:spPr>
                    <a:xfrm>
                      <a:off x="0" y="0"/>
                      <a:ext cx="5268595" cy="3705225"/>
                    </a:xfrm>
                    <a:prstGeom prst="rect">
                      <a:avLst/>
                    </a:prstGeom>
                    <a:noFill/>
                    <a:ln>
                      <a:noFill/>
                    </a:ln>
                  </pic:spPr>
                </pic:pic>
              </a:graphicData>
            </a:graphic>
          </wp:anchor>
        </w:drawing>
      </w:r>
      <w:r>
        <w:rPr>
          <w:rFonts w:hint="eastAsia" w:ascii="仿宋_GB2312" w:hAnsi="仿宋_GB2312" w:eastAsia="仿宋_GB2312" w:cs="仿宋_GB2312"/>
          <w:sz w:val="32"/>
          <w:szCs w:val="32"/>
        </w:rPr>
        <w:t>包含项目总览、立项阶段、实施阶段、验收阶段、后评价</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成果转化六</w:t>
      </w:r>
      <w:r>
        <w:rPr>
          <w:rFonts w:hint="eastAsia" w:ascii="仿宋_GB2312" w:hAnsi="仿宋_GB2312" w:eastAsia="仿宋_GB2312" w:cs="仿宋_GB2312"/>
          <w:sz w:val="32"/>
          <w:szCs w:val="32"/>
        </w:rPr>
        <w:t>大层级，具体说明如下：</w:t>
      </w:r>
    </w:p>
    <w:tbl>
      <w:tblPr>
        <w:tblStyle w:val="8"/>
        <w:tblW w:w="8553"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772"/>
        <w:gridCol w:w="1378"/>
        <w:gridCol w:w="3853"/>
        <w:gridCol w:w="909"/>
        <w:gridCol w:w="1641"/>
      </w:tblGrid>
      <w:tr w14:paraId="7A7AAC3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72"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67D96C28">
            <w:pPr>
              <w:spacing w:line="360" w:lineRule="exact"/>
              <w:jc w:val="center"/>
              <w:rPr>
                <w:rFonts w:ascii="黑体" w:hAnsi="黑体" w:eastAsia="黑体" w:cs="黑体"/>
                <w:sz w:val="24"/>
                <w:szCs w:val="24"/>
              </w:rPr>
            </w:pPr>
            <w:r>
              <w:rPr>
                <w:rFonts w:hint="eastAsia" w:ascii="黑体" w:hAnsi="黑体" w:eastAsia="黑体" w:cs="黑体"/>
                <w:sz w:val="24"/>
                <w:szCs w:val="24"/>
              </w:rPr>
              <w:t>一级导航</w:t>
            </w:r>
          </w:p>
        </w:tc>
        <w:tc>
          <w:tcPr>
            <w:tcW w:w="137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6D75C50F">
            <w:pPr>
              <w:spacing w:line="360" w:lineRule="exact"/>
              <w:jc w:val="center"/>
              <w:rPr>
                <w:rFonts w:ascii="黑体" w:hAnsi="黑体" w:eastAsia="黑体" w:cs="黑体"/>
                <w:sz w:val="24"/>
                <w:szCs w:val="24"/>
              </w:rPr>
            </w:pPr>
            <w:r>
              <w:rPr>
                <w:rFonts w:hint="eastAsia" w:ascii="黑体" w:hAnsi="黑体" w:eastAsia="黑体" w:cs="黑体"/>
                <w:sz w:val="24"/>
                <w:szCs w:val="24"/>
              </w:rPr>
              <w:t>二级导航</w:t>
            </w:r>
          </w:p>
        </w:tc>
        <w:tc>
          <w:tcPr>
            <w:tcW w:w="3853"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9E6804B">
            <w:pPr>
              <w:spacing w:line="360" w:lineRule="exact"/>
              <w:jc w:val="center"/>
              <w:rPr>
                <w:rFonts w:ascii="黑体" w:hAnsi="黑体" w:eastAsia="黑体" w:cs="黑体"/>
                <w:sz w:val="24"/>
                <w:szCs w:val="24"/>
              </w:rPr>
            </w:pPr>
            <w:r>
              <w:rPr>
                <w:rFonts w:hint="eastAsia" w:ascii="黑体" w:hAnsi="黑体" w:eastAsia="黑体" w:cs="黑体"/>
                <w:sz w:val="24"/>
                <w:szCs w:val="24"/>
              </w:rPr>
              <w:t>说明</w:t>
            </w:r>
          </w:p>
        </w:tc>
        <w:tc>
          <w:tcPr>
            <w:tcW w:w="909"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0A1D748E">
            <w:pPr>
              <w:spacing w:line="360" w:lineRule="exact"/>
              <w:jc w:val="center"/>
              <w:rPr>
                <w:rFonts w:ascii="黑体" w:hAnsi="黑体" w:eastAsia="黑体" w:cs="黑体"/>
                <w:sz w:val="24"/>
                <w:szCs w:val="24"/>
              </w:rPr>
            </w:pPr>
            <w:r>
              <w:rPr>
                <w:rFonts w:hint="eastAsia" w:ascii="黑体" w:hAnsi="黑体" w:eastAsia="黑体" w:cs="黑体"/>
                <w:sz w:val="24"/>
                <w:szCs w:val="24"/>
              </w:rPr>
              <w:t>填报</w:t>
            </w:r>
          </w:p>
          <w:p w14:paraId="23EB6DBC">
            <w:pPr>
              <w:spacing w:line="360" w:lineRule="exact"/>
              <w:jc w:val="center"/>
              <w:rPr>
                <w:rFonts w:ascii="黑体" w:hAnsi="黑体" w:eastAsia="黑体" w:cs="黑体"/>
                <w:sz w:val="24"/>
                <w:szCs w:val="24"/>
              </w:rPr>
            </w:pPr>
            <w:r>
              <w:rPr>
                <w:rFonts w:hint="eastAsia" w:ascii="黑体" w:hAnsi="黑体" w:eastAsia="黑体" w:cs="黑体"/>
                <w:sz w:val="24"/>
                <w:szCs w:val="24"/>
              </w:rPr>
              <w:t>角色</w:t>
            </w:r>
          </w:p>
        </w:tc>
        <w:tc>
          <w:tcPr>
            <w:tcW w:w="1641"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150F5198">
            <w:pPr>
              <w:spacing w:line="360" w:lineRule="exact"/>
              <w:jc w:val="center"/>
              <w:rPr>
                <w:rFonts w:ascii="黑体" w:hAnsi="黑体" w:eastAsia="黑体" w:cs="黑体"/>
                <w:sz w:val="24"/>
                <w:szCs w:val="24"/>
              </w:rPr>
            </w:pPr>
            <w:r>
              <w:rPr>
                <w:rFonts w:hint="eastAsia" w:ascii="黑体" w:hAnsi="黑体" w:eastAsia="黑体" w:cs="黑体"/>
                <w:sz w:val="24"/>
                <w:szCs w:val="24"/>
              </w:rPr>
              <w:t>查看角色</w:t>
            </w:r>
          </w:p>
        </w:tc>
      </w:tr>
      <w:tr w14:paraId="38A99FF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72" w:type="dxa"/>
            <w:vMerge w:val="restart"/>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6153FC3E">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rPr>
              <w:t>项目总览</w:t>
            </w:r>
          </w:p>
        </w:tc>
        <w:tc>
          <w:tcPr>
            <w:tcW w:w="137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6EC2E570">
            <w:pPr>
              <w:spacing w:line="3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项目台账</w:t>
            </w:r>
          </w:p>
        </w:tc>
        <w:tc>
          <w:tcPr>
            <w:tcW w:w="3853"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66D2B14F">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b/>
                <w:bCs/>
                <w:sz w:val="24"/>
                <w:szCs w:val="24"/>
              </w:rPr>
              <w:t>总部可查看公司科研项目，各单位可查看本单位科研项目，系统自动生成无需填报。</w:t>
            </w:r>
            <w:r>
              <w:rPr>
                <w:rFonts w:hint="eastAsia" w:ascii="仿宋_GB2312" w:hAnsi="仿宋_GB2312" w:eastAsia="仿宋_GB2312" w:cs="仿宋_GB2312"/>
                <w:sz w:val="24"/>
                <w:szCs w:val="24"/>
              </w:rPr>
              <w:t>系统自动归集全集团项目基础信息：项目渠道、承担单位、牵头 / 参研单位、项目周期、经费总额、外协金额、项目状态、项目成果</w:t>
            </w:r>
            <w:r>
              <w:rPr>
                <w:rFonts w:hint="eastAsia" w:ascii="仿宋_GB2312" w:hAnsi="仿宋_GB2312" w:eastAsia="仿宋_GB2312" w:cs="仿宋_GB2312"/>
                <w:sz w:val="24"/>
                <w:szCs w:val="24"/>
                <w:lang w:val="en-US" w:eastAsia="zh-CN"/>
              </w:rPr>
              <w:t>等信息</w:t>
            </w:r>
            <w:r>
              <w:rPr>
                <w:rFonts w:hint="eastAsia" w:ascii="仿宋_GB2312" w:hAnsi="仿宋_GB2312" w:eastAsia="仿宋_GB2312" w:cs="仿宋_GB2312"/>
                <w:sz w:val="24"/>
                <w:szCs w:val="24"/>
              </w:rPr>
              <w:t>、支持总部多条件筛选、汇总导出</w:t>
            </w:r>
          </w:p>
        </w:tc>
        <w:tc>
          <w:tcPr>
            <w:tcW w:w="909"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12B1AFB8">
            <w:pPr>
              <w:widowControl/>
              <w:spacing w:line="360" w:lineRule="exact"/>
              <w:jc w:val="left"/>
              <w:textAlignment w:val="auto"/>
              <w:rPr>
                <w:rFonts w:ascii="仿宋_GB2312" w:hAnsi="仿宋_GB2312" w:eastAsia="仿宋_GB2312" w:cs="仿宋_GB2312"/>
                <w:b w:val="0"/>
                <w:bCs w:val="0"/>
                <w:sz w:val="24"/>
                <w:szCs w:val="24"/>
              </w:rPr>
            </w:pPr>
            <w:r>
              <w:rPr>
                <w:rFonts w:hint="eastAsia" w:ascii="仿宋_GB2312" w:hAnsi="仿宋_GB2312" w:eastAsia="仿宋_GB2312" w:cs="仿宋_GB2312"/>
                <w:color w:val="auto"/>
                <w:sz w:val="24"/>
                <w:szCs w:val="24"/>
                <w:lang w:bidi="ar"/>
              </w:rPr>
              <w:t>无（系统自动汇总）</w:t>
            </w:r>
          </w:p>
        </w:tc>
        <w:tc>
          <w:tcPr>
            <w:tcW w:w="1641"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2B693F2">
            <w:pPr>
              <w:widowControl/>
              <w:spacing w:line="360" w:lineRule="exact"/>
              <w:jc w:val="left"/>
              <w:textAlignment w:val="auto"/>
              <w:rPr>
                <w:rFonts w:ascii="仿宋_GB2312" w:hAnsi="仿宋_GB2312" w:eastAsia="仿宋_GB2312" w:cs="仿宋_GB2312"/>
                <w:b w:val="0"/>
                <w:bCs w:val="0"/>
                <w:sz w:val="24"/>
                <w:szCs w:val="24"/>
              </w:rPr>
            </w:pPr>
            <w:r>
              <w:rPr>
                <w:rFonts w:hint="eastAsia" w:ascii="仿宋_GB2312" w:hAnsi="仿宋_GB2312" w:eastAsia="仿宋_GB2312" w:cs="仿宋_GB2312"/>
                <w:color w:val="auto"/>
                <w:sz w:val="24"/>
                <w:szCs w:val="24"/>
                <w:lang w:bidi="ar"/>
              </w:rPr>
              <w:t>管理团队、财务团队、责任总师；项目团队仅可单点查看本人负责项目台账</w:t>
            </w:r>
          </w:p>
        </w:tc>
      </w:tr>
      <w:tr w14:paraId="608131C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72" w:type="dxa"/>
            <w:vMerge w:val="continue"/>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1E3E9ECF">
            <w:pPr>
              <w:spacing w:line="360" w:lineRule="exact"/>
              <w:jc w:val="left"/>
              <w:rPr>
                <w:rFonts w:ascii="仿宋_GB2312" w:hAnsi="仿宋_GB2312" w:eastAsia="仿宋_GB2312" w:cs="仿宋_GB2312"/>
                <w:sz w:val="24"/>
                <w:szCs w:val="24"/>
              </w:rPr>
            </w:pPr>
          </w:p>
        </w:tc>
        <w:tc>
          <w:tcPr>
            <w:tcW w:w="137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17112E54">
            <w:pPr>
              <w:spacing w:line="3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可视化看板</w:t>
            </w:r>
          </w:p>
        </w:tc>
        <w:tc>
          <w:tcPr>
            <w:tcW w:w="3853"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7ED6FCC6">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b/>
                <w:bCs/>
                <w:sz w:val="24"/>
                <w:szCs w:val="24"/>
              </w:rPr>
              <w:t>总部专属分析功能，无需下级单位填报。</w:t>
            </w:r>
            <w:r>
              <w:rPr>
                <w:rFonts w:hint="eastAsia" w:ascii="仿宋_GB2312" w:hAnsi="仿宋_GB2312" w:eastAsia="仿宋_GB2312" w:cs="仿宋_GB2312"/>
                <w:sz w:val="24"/>
                <w:szCs w:val="24"/>
              </w:rPr>
              <w:t>依托全平台归集数据自动生成可视化图表，从项目数量、经费使用、进度、成果、外协等多维度展示整体情况，配置项目异常、节点逾期等风险预警，点击指标可溯源明细</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支撑总部决策分析</w:t>
            </w:r>
          </w:p>
        </w:tc>
        <w:tc>
          <w:tcPr>
            <w:tcW w:w="909"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16CD1CC3">
            <w:pPr>
              <w:widowControl/>
              <w:spacing w:line="360" w:lineRule="exact"/>
              <w:jc w:val="left"/>
              <w:textAlignment w:val="auto"/>
              <w:rPr>
                <w:rFonts w:ascii="仿宋_GB2312" w:hAnsi="仿宋_GB2312" w:eastAsia="仿宋_GB2312" w:cs="仿宋_GB2312"/>
                <w:b w:val="0"/>
                <w:bCs w:val="0"/>
                <w:sz w:val="24"/>
                <w:szCs w:val="24"/>
              </w:rPr>
            </w:pPr>
            <w:r>
              <w:rPr>
                <w:rFonts w:hint="eastAsia" w:ascii="仿宋_GB2312" w:hAnsi="仿宋_GB2312" w:eastAsia="仿宋_GB2312" w:cs="仿宋_GB2312"/>
                <w:color w:val="auto"/>
                <w:sz w:val="24"/>
                <w:szCs w:val="24"/>
                <w:lang w:bidi="ar"/>
              </w:rPr>
              <w:t>无（系统自动生成）</w:t>
            </w:r>
          </w:p>
        </w:tc>
        <w:tc>
          <w:tcPr>
            <w:tcW w:w="1641"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77FA17AE">
            <w:pPr>
              <w:widowControl/>
              <w:spacing w:line="360" w:lineRule="exact"/>
              <w:jc w:val="left"/>
              <w:textAlignment w:val="auto"/>
              <w:rPr>
                <w:rFonts w:ascii="仿宋_GB2312" w:hAnsi="仿宋_GB2312" w:eastAsia="仿宋_GB2312" w:cs="仿宋_GB2312"/>
                <w:b w:val="0"/>
                <w:bCs w:val="0"/>
                <w:sz w:val="24"/>
                <w:szCs w:val="24"/>
              </w:rPr>
            </w:pPr>
            <w:r>
              <w:rPr>
                <w:rFonts w:hint="eastAsia" w:ascii="仿宋_GB2312" w:hAnsi="仿宋_GB2312" w:eastAsia="仿宋_GB2312" w:cs="仿宋_GB2312"/>
                <w:color w:val="auto"/>
                <w:sz w:val="24"/>
                <w:szCs w:val="24"/>
                <w:lang w:bidi="ar"/>
              </w:rPr>
              <w:t>管理团队、财务团队、一级责任总师</w:t>
            </w:r>
          </w:p>
        </w:tc>
      </w:tr>
      <w:tr w14:paraId="3913C53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2033" w:hRule="atLeast"/>
        </w:trPr>
        <w:tc>
          <w:tcPr>
            <w:tcW w:w="772" w:type="dxa"/>
            <w:vMerge w:val="restart"/>
            <w:tcBorders>
              <w:top w:val="single" w:color="auto" w:sz="4" w:space="0"/>
              <w:left w:val="single" w:color="auto" w:sz="4" w:space="0"/>
              <w:right w:val="single" w:color="auto" w:sz="4" w:space="0"/>
            </w:tcBorders>
            <w:noWrap w:val="0"/>
            <w:tcMar>
              <w:top w:w="60" w:type="dxa"/>
              <w:left w:w="120" w:type="dxa"/>
              <w:bottom w:w="30" w:type="dxa"/>
              <w:right w:w="120" w:type="dxa"/>
            </w:tcMar>
            <w:vAlign w:val="center"/>
          </w:tcPr>
          <w:p w14:paraId="6C740B50">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rPr>
              <w:t>立项阶段</w:t>
            </w:r>
          </w:p>
          <w:p w14:paraId="63BBC85D">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rPr>
              <w:t>（面向二级单位填报使用，总部仅负责审核备案）</w:t>
            </w:r>
          </w:p>
          <w:p w14:paraId="7B018794">
            <w:pPr>
              <w:spacing w:line="360" w:lineRule="exact"/>
              <w:jc w:val="left"/>
              <w:rPr>
                <w:rFonts w:ascii="仿宋_GB2312" w:hAnsi="仿宋_GB2312" w:eastAsia="仿宋_GB2312" w:cs="仿宋_GB2312"/>
                <w:sz w:val="24"/>
                <w:szCs w:val="24"/>
              </w:rPr>
            </w:pPr>
          </w:p>
        </w:tc>
        <w:tc>
          <w:tcPr>
            <w:tcW w:w="137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DA97A8A">
            <w:pPr>
              <w:spacing w:line="3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项目申报</w:t>
            </w:r>
          </w:p>
        </w:tc>
        <w:tc>
          <w:tcPr>
            <w:tcW w:w="3853"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484FCA61">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rPr>
              <w:t>二级单位归集上传对应项目指南、立项需求、建议书/申请书/任务清单等全套申报及评审材料；按项目来源规则触发预研填写内容和审签流程，在系统内完成预研审签单线上审批流转。（备注：该模块可以由二级单位管理部门转办给项目</w:t>
            </w:r>
            <w:r>
              <w:rPr>
                <w:rFonts w:hint="eastAsia" w:ascii="仿宋_GB2312" w:hAnsi="仿宋_GB2312" w:eastAsia="仿宋_GB2312" w:cs="仿宋_GB2312"/>
                <w:sz w:val="24"/>
                <w:szCs w:val="24"/>
                <w:lang w:val="en-US"/>
              </w:rPr>
              <w:t>负责人</w:t>
            </w:r>
            <w:r>
              <w:rPr>
                <w:rFonts w:hint="eastAsia" w:ascii="仿宋_GB2312" w:hAnsi="仿宋_GB2312" w:eastAsia="仿宋_GB2312" w:cs="仿宋_GB2312"/>
                <w:sz w:val="24"/>
                <w:szCs w:val="24"/>
              </w:rPr>
              <w:t>填写，不需要审批的项目申报需要报备功能）</w:t>
            </w:r>
          </w:p>
        </w:tc>
        <w:tc>
          <w:tcPr>
            <w:tcW w:w="909"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25930B03">
            <w:pPr>
              <w:widowControl/>
              <w:spacing w:line="360" w:lineRule="exact"/>
              <w:jc w:val="left"/>
              <w:textAlignment w:val="auto"/>
              <w:rPr>
                <w:rFonts w:ascii="仿宋_GB2312" w:hAnsi="仿宋_GB2312" w:eastAsia="仿宋_GB2312" w:cs="仿宋_GB2312"/>
                <w:sz w:val="24"/>
                <w:szCs w:val="24"/>
              </w:rPr>
            </w:pPr>
            <w:r>
              <w:rPr>
                <w:rFonts w:hint="eastAsia" w:ascii="仿宋_GB2312" w:hAnsi="仿宋_GB2312" w:eastAsia="仿宋_GB2312" w:cs="仿宋_GB2312"/>
                <w:color w:val="auto"/>
                <w:sz w:val="24"/>
                <w:szCs w:val="24"/>
                <w:lang w:bidi="ar"/>
              </w:rPr>
              <w:t>项目团队</w:t>
            </w:r>
          </w:p>
        </w:tc>
        <w:tc>
          <w:tcPr>
            <w:tcW w:w="1641"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7AEE610">
            <w:pPr>
              <w:widowControl/>
              <w:spacing w:line="360" w:lineRule="exact"/>
              <w:jc w:val="left"/>
              <w:textAlignment w:val="auto"/>
              <w:rPr>
                <w:rFonts w:ascii="仿宋_GB2312" w:hAnsi="仿宋_GB2312" w:eastAsia="仿宋_GB2312" w:cs="仿宋_GB2312"/>
                <w:sz w:val="24"/>
                <w:szCs w:val="24"/>
              </w:rPr>
            </w:pPr>
            <w:r>
              <w:rPr>
                <w:rFonts w:hint="eastAsia" w:ascii="仿宋_GB2312" w:hAnsi="仿宋_GB2312" w:eastAsia="仿宋_GB2312" w:cs="仿宋_GB2312"/>
                <w:color w:val="auto"/>
                <w:sz w:val="24"/>
                <w:szCs w:val="24"/>
                <w:lang w:bidi="ar"/>
              </w:rPr>
              <w:t>项目团队（自有项目）、责任总师、管理团队、评审团队（评审阶段）</w:t>
            </w:r>
          </w:p>
        </w:tc>
      </w:tr>
      <w:tr w14:paraId="1D5B3D0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1700" w:hRule="atLeast"/>
        </w:trPr>
        <w:tc>
          <w:tcPr>
            <w:tcW w:w="772" w:type="dxa"/>
            <w:vMerge w:val="continue"/>
            <w:tcBorders>
              <w:left w:val="single" w:color="auto" w:sz="4" w:space="0"/>
              <w:right w:val="single" w:color="auto" w:sz="4" w:space="0"/>
            </w:tcBorders>
            <w:noWrap w:val="0"/>
            <w:tcMar>
              <w:top w:w="60" w:type="dxa"/>
              <w:left w:w="120" w:type="dxa"/>
              <w:bottom w:w="30" w:type="dxa"/>
              <w:right w:w="120" w:type="dxa"/>
            </w:tcMar>
            <w:vAlign w:val="center"/>
          </w:tcPr>
          <w:p w14:paraId="5133ABE9">
            <w:pPr>
              <w:spacing w:line="360" w:lineRule="exact"/>
              <w:jc w:val="left"/>
              <w:rPr>
                <w:rFonts w:ascii="仿宋_GB2312" w:hAnsi="仿宋_GB2312" w:eastAsia="仿宋_GB2312" w:cs="仿宋_GB2312"/>
                <w:sz w:val="24"/>
                <w:szCs w:val="24"/>
              </w:rPr>
            </w:pPr>
          </w:p>
        </w:tc>
        <w:tc>
          <w:tcPr>
            <w:tcW w:w="137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5BF5B541">
            <w:pPr>
              <w:spacing w:line="360" w:lineRule="exact"/>
              <w:jc w:val="center"/>
              <w:rPr>
                <w:rFonts w:ascii="仿宋_GB2312" w:hAnsi="仿宋_GB2312" w:eastAsia="仿宋_GB2312" w:cs="仿宋_GB2312"/>
                <w:sz w:val="24"/>
                <w:szCs w:val="24"/>
              </w:rPr>
            </w:pPr>
            <w:commentRangeStart w:id="1"/>
            <w:r>
              <w:rPr>
                <w:rFonts w:hint="eastAsia" w:ascii="仿宋_GB2312" w:hAnsi="仿宋_GB2312" w:eastAsia="仿宋_GB2312" w:cs="仿宋_GB2312"/>
                <w:sz w:val="24"/>
                <w:szCs w:val="24"/>
              </w:rPr>
              <w:t>项目立项</w:t>
            </w:r>
          </w:p>
        </w:tc>
        <w:tc>
          <w:tcPr>
            <w:tcW w:w="3853"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5860F666">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rPr>
              <w:t>申报审批完成后，二级单位上传</w:t>
            </w:r>
            <w:r>
              <w:rPr>
                <w:rFonts w:hint="eastAsia" w:ascii="仿宋_GB2312" w:hAnsi="仿宋_GB2312" w:eastAsia="仿宋_GB2312" w:cs="仿宋_GB2312"/>
                <w:sz w:val="24"/>
                <w:szCs w:val="24"/>
                <w:lang w:val="en-US" w:eastAsia="zh-CN"/>
              </w:rPr>
              <w:t>/总部抓取各个二级单位系统中</w:t>
            </w:r>
            <w:r>
              <w:rPr>
                <w:rFonts w:hint="eastAsia" w:ascii="仿宋_GB2312" w:hAnsi="仿宋_GB2312" w:eastAsia="仿宋_GB2312" w:cs="仿宋_GB2312"/>
                <w:sz w:val="24"/>
                <w:szCs w:val="24"/>
              </w:rPr>
              <w:t>盖章版任务书、立项批复、任务书签署文件、立项批准通知等立项佐证材料，提交总部备案归档</w:t>
            </w:r>
          </w:p>
        </w:tc>
        <w:tc>
          <w:tcPr>
            <w:tcW w:w="909"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2E3749D6">
            <w:pPr>
              <w:widowControl/>
              <w:spacing w:line="360" w:lineRule="exact"/>
              <w:jc w:val="left"/>
              <w:textAlignment w:val="auto"/>
              <w:rPr>
                <w:rFonts w:ascii="仿宋_GB2312" w:hAnsi="仿宋_GB2312" w:eastAsia="仿宋_GB2312" w:cs="仿宋_GB2312"/>
                <w:sz w:val="24"/>
                <w:szCs w:val="24"/>
              </w:rPr>
            </w:pPr>
            <w:r>
              <w:rPr>
                <w:rFonts w:hint="eastAsia" w:ascii="仿宋_GB2312" w:hAnsi="仿宋_GB2312" w:eastAsia="仿宋_GB2312" w:cs="仿宋_GB2312"/>
                <w:color w:val="auto"/>
                <w:sz w:val="24"/>
                <w:szCs w:val="24"/>
                <w:lang w:bidi="ar"/>
              </w:rPr>
              <w:t>项目团队</w:t>
            </w:r>
          </w:p>
        </w:tc>
        <w:tc>
          <w:tcPr>
            <w:tcW w:w="1641"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04ACA06">
            <w:pPr>
              <w:widowControl/>
              <w:spacing w:line="360" w:lineRule="exact"/>
              <w:jc w:val="left"/>
              <w:textAlignment w:val="auto"/>
              <w:rPr>
                <w:rFonts w:ascii="仿宋_GB2312" w:hAnsi="仿宋_GB2312" w:eastAsia="仿宋_GB2312" w:cs="仿宋_GB2312"/>
                <w:sz w:val="24"/>
                <w:szCs w:val="24"/>
              </w:rPr>
            </w:pPr>
            <w:r>
              <w:rPr>
                <w:rFonts w:hint="eastAsia" w:ascii="仿宋_GB2312" w:hAnsi="仿宋_GB2312" w:eastAsia="仿宋_GB2312" w:cs="仿宋_GB2312"/>
                <w:color w:val="auto"/>
                <w:sz w:val="24"/>
                <w:szCs w:val="24"/>
                <w:lang w:bidi="ar"/>
              </w:rPr>
              <w:t>项目团队、责任总师、管理团队、财务团队</w:t>
            </w:r>
            <w:commentRangeEnd w:id="1"/>
            <w:r>
              <w:commentReference w:id="1"/>
            </w:r>
          </w:p>
        </w:tc>
      </w:tr>
      <w:tr w14:paraId="30A85CD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72" w:type="dxa"/>
            <w:vMerge w:val="restart"/>
            <w:tcBorders>
              <w:top w:val="single" w:color="auto" w:sz="4" w:space="0"/>
              <w:left w:val="single" w:color="auto" w:sz="4" w:space="0"/>
              <w:right w:val="single" w:color="auto" w:sz="4" w:space="0"/>
            </w:tcBorders>
            <w:noWrap w:val="0"/>
            <w:tcMar>
              <w:top w:w="60" w:type="dxa"/>
              <w:left w:w="120" w:type="dxa"/>
              <w:bottom w:w="30" w:type="dxa"/>
              <w:right w:w="120" w:type="dxa"/>
            </w:tcMar>
            <w:vAlign w:val="center"/>
          </w:tcPr>
          <w:p w14:paraId="6A753AD3">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rPr>
              <w:t>实施阶段（</w:t>
            </w:r>
            <w:bookmarkStart w:id="23" w:name="OLE_LINK13"/>
            <w:r>
              <w:rPr>
                <w:rFonts w:hint="eastAsia" w:ascii="仿宋_GB2312" w:hAnsi="仿宋_GB2312" w:eastAsia="仿宋_GB2312" w:cs="仿宋_GB2312"/>
                <w:sz w:val="24"/>
                <w:szCs w:val="24"/>
              </w:rPr>
              <w:t>面向二级单位填报，分级审批</w:t>
            </w:r>
            <w:bookmarkEnd w:id="23"/>
            <w:r>
              <w:rPr>
                <w:rFonts w:hint="eastAsia" w:ascii="仿宋_GB2312" w:hAnsi="仿宋_GB2312" w:eastAsia="仿宋_GB2312" w:cs="仿宋_GB2312"/>
                <w:sz w:val="24"/>
                <w:szCs w:val="24"/>
              </w:rPr>
              <w:t>）</w:t>
            </w:r>
          </w:p>
        </w:tc>
        <w:tc>
          <w:tcPr>
            <w:tcW w:w="137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0C400442">
            <w:pPr>
              <w:spacing w:line="3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项目基本信息</w:t>
            </w:r>
          </w:p>
        </w:tc>
        <w:tc>
          <w:tcPr>
            <w:tcW w:w="3853"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016F4A6">
            <w:pPr>
              <w:spacing w:line="360" w:lineRule="exact"/>
              <w:jc w:val="left"/>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rPr>
              <w:t>系统自动回显立项数据，缺失字段由二级单位补充；，同步归集年度里程碑、评估计划节点信息，实现项目动态信息汇总建档</w:t>
            </w:r>
          </w:p>
        </w:tc>
        <w:tc>
          <w:tcPr>
            <w:tcW w:w="909"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457B6ABE">
            <w:pPr>
              <w:widowControl/>
              <w:spacing w:line="360" w:lineRule="exact"/>
              <w:jc w:val="left"/>
              <w:textAlignment w:val="auto"/>
              <w:rPr>
                <w:rFonts w:ascii="仿宋_GB2312" w:hAnsi="仿宋_GB2312" w:eastAsia="仿宋_GB2312" w:cs="仿宋_GB2312"/>
                <w:sz w:val="24"/>
                <w:szCs w:val="24"/>
              </w:rPr>
            </w:pPr>
            <w:r>
              <w:rPr>
                <w:rFonts w:hint="eastAsia" w:ascii="仿宋_GB2312" w:hAnsi="仿宋_GB2312" w:eastAsia="仿宋_GB2312" w:cs="仿宋_GB2312"/>
                <w:color w:val="auto"/>
                <w:sz w:val="24"/>
                <w:szCs w:val="24"/>
                <w:lang w:bidi="ar"/>
              </w:rPr>
              <w:t>项目团队</w:t>
            </w:r>
          </w:p>
        </w:tc>
        <w:tc>
          <w:tcPr>
            <w:tcW w:w="1641"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0414DE11">
            <w:pPr>
              <w:widowControl/>
              <w:spacing w:line="360" w:lineRule="exact"/>
              <w:jc w:val="left"/>
              <w:textAlignment w:val="auto"/>
              <w:rPr>
                <w:rFonts w:ascii="仿宋_GB2312" w:hAnsi="仿宋_GB2312" w:eastAsia="仿宋_GB2312" w:cs="仿宋_GB2312"/>
                <w:sz w:val="24"/>
                <w:szCs w:val="24"/>
              </w:rPr>
            </w:pPr>
            <w:r>
              <w:rPr>
                <w:rFonts w:hint="eastAsia" w:ascii="仿宋_GB2312" w:hAnsi="仿宋_GB2312" w:eastAsia="仿宋_GB2312" w:cs="仿宋_GB2312"/>
                <w:color w:val="auto"/>
                <w:sz w:val="24"/>
                <w:szCs w:val="24"/>
                <w:lang w:bidi="ar"/>
              </w:rPr>
              <w:t>项目团队（自有项目）、责任总师、管理团队、财务团队</w:t>
            </w:r>
          </w:p>
        </w:tc>
      </w:tr>
      <w:tr w14:paraId="0DC9509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72" w:type="dxa"/>
            <w:vMerge w:val="continue"/>
            <w:tcBorders>
              <w:left w:val="single" w:color="auto" w:sz="4" w:space="0"/>
              <w:right w:val="single" w:color="auto" w:sz="4" w:space="0"/>
            </w:tcBorders>
            <w:noWrap w:val="0"/>
            <w:tcMar>
              <w:top w:w="60" w:type="dxa"/>
              <w:left w:w="120" w:type="dxa"/>
              <w:bottom w:w="30" w:type="dxa"/>
              <w:right w:w="120" w:type="dxa"/>
            </w:tcMar>
            <w:vAlign w:val="center"/>
          </w:tcPr>
          <w:p w14:paraId="52B96804">
            <w:pPr>
              <w:spacing w:line="360" w:lineRule="exact"/>
              <w:jc w:val="left"/>
              <w:rPr>
                <w:rFonts w:ascii="仿宋_GB2312" w:hAnsi="仿宋_GB2312" w:eastAsia="仿宋_GB2312" w:cs="仿宋_GB2312"/>
                <w:sz w:val="24"/>
                <w:szCs w:val="24"/>
              </w:rPr>
            </w:pPr>
          </w:p>
        </w:tc>
        <w:tc>
          <w:tcPr>
            <w:tcW w:w="137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136D7F25">
            <w:pPr>
              <w:spacing w:line="360" w:lineRule="exact"/>
              <w:jc w:val="center"/>
              <w:rPr>
                <w:rFonts w:ascii="仿宋_GB2312" w:hAnsi="仿宋_GB2312" w:eastAsia="仿宋_GB2312" w:cs="仿宋_GB2312"/>
                <w:sz w:val="24"/>
                <w:szCs w:val="24"/>
                <w:highlight w:val="yellow"/>
              </w:rPr>
            </w:pPr>
            <w:r>
              <w:rPr>
                <w:rFonts w:hint="eastAsia" w:ascii="仿宋_GB2312" w:hAnsi="仿宋_GB2312" w:eastAsia="仿宋_GB2312" w:cs="仿宋_GB2312"/>
                <w:sz w:val="24"/>
                <w:szCs w:val="24"/>
              </w:rPr>
              <w:t>里程碑（</w:t>
            </w:r>
            <w:r>
              <w:rPr>
                <w:rFonts w:hint="eastAsia" w:ascii="仿宋_GB2312" w:hAnsi="仿宋_GB2312" w:eastAsia="仿宋_GB2312" w:cs="仿宋_GB2312"/>
                <w:sz w:val="24"/>
                <w:szCs w:val="24"/>
                <w:lang w:val="en-US" w:eastAsia="zh-CN"/>
              </w:rPr>
              <w:t>抓取/线下填写各单位综合计划，</w:t>
            </w:r>
            <w:r>
              <w:rPr>
                <w:rFonts w:hint="eastAsia" w:ascii="仿宋_GB2312" w:hAnsi="仿宋_GB2312" w:eastAsia="仿宋_GB2312" w:cs="仿宋_GB2312"/>
                <w:sz w:val="24"/>
                <w:szCs w:val="24"/>
              </w:rPr>
              <w:t>批量导入）</w:t>
            </w:r>
          </w:p>
        </w:tc>
        <w:tc>
          <w:tcPr>
            <w:tcW w:w="3853"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04642562">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rPr>
              <w:t>年度分两次管理：年初填报清单</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线下编制统一上传</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+预算</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线下编制（年初+中期）统一上传</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；节点到期后上传佐证材料闭环销项</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或与二级单位关联同步数据</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；超期需走变更流程延期</w:t>
            </w:r>
          </w:p>
          <w:p w14:paraId="109B7A72">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rPr>
              <w:t>系统自动分级预警：到期前30天推送黄色预警；超期高亮红标展示于台账、看板；材料审核办结后自动转为绿色完成状态</w:t>
            </w:r>
          </w:p>
        </w:tc>
        <w:tc>
          <w:tcPr>
            <w:tcW w:w="909"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5EE9FAA9">
            <w:pPr>
              <w:widowControl/>
              <w:spacing w:line="360" w:lineRule="exact"/>
              <w:jc w:val="left"/>
              <w:textAlignment w:val="auto"/>
              <w:rPr>
                <w:rFonts w:ascii="仿宋_GB2312" w:hAnsi="仿宋_GB2312" w:eastAsia="仿宋_GB2312" w:cs="仿宋_GB2312"/>
                <w:sz w:val="24"/>
                <w:szCs w:val="24"/>
              </w:rPr>
            </w:pPr>
            <w:r>
              <w:rPr>
                <w:rFonts w:hint="eastAsia" w:ascii="仿宋_GB2312" w:hAnsi="仿宋_GB2312" w:eastAsia="仿宋_GB2312" w:cs="仿宋_GB2312"/>
                <w:color w:val="auto"/>
                <w:sz w:val="24"/>
                <w:szCs w:val="24"/>
                <w:lang w:bidi="ar"/>
              </w:rPr>
              <w:t>项目团队</w:t>
            </w:r>
          </w:p>
        </w:tc>
        <w:tc>
          <w:tcPr>
            <w:tcW w:w="1641"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1DA1E130">
            <w:pPr>
              <w:widowControl/>
              <w:spacing w:line="360" w:lineRule="exact"/>
              <w:jc w:val="left"/>
              <w:textAlignment w:val="auto"/>
              <w:rPr>
                <w:rFonts w:ascii="仿宋_GB2312" w:hAnsi="仿宋_GB2312" w:eastAsia="仿宋_GB2312" w:cs="仿宋_GB2312"/>
                <w:sz w:val="24"/>
                <w:szCs w:val="24"/>
              </w:rPr>
            </w:pPr>
            <w:r>
              <w:rPr>
                <w:rFonts w:hint="eastAsia" w:ascii="仿宋_GB2312" w:hAnsi="仿宋_GB2312" w:eastAsia="仿宋_GB2312" w:cs="仿宋_GB2312"/>
                <w:color w:val="auto"/>
                <w:sz w:val="24"/>
                <w:szCs w:val="24"/>
                <w:lang w:bidi="ar"/>
              </w:rPr>
              <w:t>项目团队、责任总师、管理团队；财务团队仅关联查看里程碑对应预算</w:t>
            </w:r>
          </w:p>
        </w:tc>
      </w:tr>
      <w:tr w14:paraId="1F173CB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72" w:type="dxa"/>
            <w:vMerge w:val="continue"/>
            <w:tcBorders>
              <w:left w:val="single" w:color="auto" w:sz="4" w:space="0"/>
              <w:right w:val="single" w:color="auto" w:sz="4" w:space="0"/>
            </w:tcBorders>
            <w:noWrap w:val="0"/>
            <w:tcMar>
              <w:top w:w="60" w:type="dxa"/>
              <w:left w:w="120" w:type="dxa"/>
              <w:bottom w:w="30" w:type="dxa"/>
              <w:right w:w="120" w:type="dxa"/>
            </w:tcMar>
            <w:vAlign w:val="center"/>
          </w:tcPr>
          <w:p w14:paraId="658A4429">
            <w:pPr>
              <w:spacing w:line="360" w:lineRule="exact"/>
              <w:jc w:val="left"/>
              <w:rPr>
                <w:rFonts w:ascii="仿宋_GB2312" w:hAnsi="仿宋_GB2312" w:eastAsia="仿宋_GB2312" w:cs="仿宋_GB2312"/>
                <w:sz w:val="24"/>
                <w:szCs w:val="24"/>
              </w:rPr>
            </w:pPr>
          </w:p>
        </w:tc>
        <w:tc>
          <w:tcPr>
            <w:tcW w:w="137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25C832B9">
            <w:pPr>
              <w:spacing w:line="360" w:lineRule="exact"/>
              <w:jc w:val="cente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计划管理</w:t>
            </w:r>
          </w:p>
        </w:tc>
        <w:tc>
          <w:tcPr>
            <w:tcW w:w="3853"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7948B3FB">
            <w:pPr>
              <w:widowControl/>
              <w:spacing w:line="360" w:lineRule="exact"/>
              <w:jc w:val="left"/>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分为</w:t>
            </w:r>
            <w:r>
              <w:rPr>
                <w:rFonts w:hint="eastAsia" w:ascii="仿宋_GB2312" w:hAnsi="仿宋_GB2312" w:eastAsia="仿宋_GB2312" w:cs="仿宋_GB2312"/>
                <w:sz w:val="24"/>
                <w:szCs w:val="24"/>
                <w:lang w:val="en-US" w:eastAsia="zh-CN"/>
              </w:rPr>
              <w:t>待</w:t>
            </w:r>
            <w:r>
              <w:rPr>
                <w:rFonts w:hint="eastAsia" w:ascii="仿宋_GB2312" w:hAnsi="仿宋_GB2312" w:eastAsia="仿宋_GB2312" w:cs="仿宋_GB2312"/>
                <w:sz w:val="24"/>
                <w:szCs w:val="24"/>
              </w:rPr>
              <w:t>办计划、已完成计划。自动同步CMOS系统计划数据，区分待办/已完成计划，按规则展示四色状态</w:t>
            </w:r>
          </w:p>
        </w:tc>
        <w:tc>
          <w:tcPr>
            <w:tcW w:w="909"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42A71849">
            <w:pPr>
              <w:widowControl/>
              <w:spacing w:line="360" w:lineRule="exact"/>
              <w:jc w:val="left"/>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项目团队</w:t>
            </w:r>
          </w:p>
        </w:tc>
        <w:tc>
          <w:tcPr>
            <w:tcW w:w="1641"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2A32A74">
            <w:pPr>
              <w:widowControl/>
              <w:spacing w:line="360" w:lineRule="exact"/>
              <w:jc w:val="left"/>
              <w:rPr>
                <w:rFonts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项目团队、管理团队</w:t>
            </w:r>
          </w:p>
        </w:tc>
      </w:tr>
      <w:tr w14:paraId="426C731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72" w:type="dxa"/>
            <w:vMerge w:val="continue"/>
            <w:tcBorders>
              <w:left w:val="single" w:color="auto" w:sz="4" w:space="0"/>
              <w:right w:val="single" w:color="auto" w:sz="4" w:space="0"/>
            </w:tcBorders>
            <w:noWrap w:val="0"/>
            <w:tcMar>
              <w:top w:w="60" w:type="dxa"/>
              <w:left w:w="120" w:type="dxa"/>
              <w:bottom w:w="30" w:type="dxa"/>
              <w:right w:w="120" w:type="dxa"/>
            </w:tcMar>
            <w:vAlign w:val="center"/>
          </w:tcPr>
          <w:p w14:paraId="3B335984">
            <w:pPr>
              <w:spacing w:line="360" w:lineRule="exact"/>
              <w:jc w:val="left"/>
              <w:rPr>
                <w:rFonts w:ascii="仿宋_GB2312" w:hAnsi="仿宋_GB2312" w:eastAsia="仿宋_GB2312" w:cs="仿宋_GB2312"/>
                <w:sz w:val="24"/>
                <w:szCs w:val="24"/>
              </w:rPr>
            </w:pPr>
          </w:p>
        </w:tc>
        <w:tc>
          <w:tcPr>
            <w:tcW w:w="137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67B66B4F">
            <w:pPr>
              <w:spacing w:line="360" w:lineRule="exact"/>
              <w:jc w:val="center"/>
              <w:rPr>
                <w:rFonts w:ascii="仿宋_GB2312" w:hAnsi="仿宋_GB2312" w:eastAsia="仿宋_GB2312" w:cs="仿宋_GB2312"/>
                <w:sz w:val="24"/>
                <w:szCs w:val="24"/>
                <w:highlight w:val="yellow"/>
              </w:rPr>
            </w:pPr>
            <w:r>
              <w:rPr>
                <w:rFonts w:hint="eastAsia" w:ascii="仿宋_GB2312" w:hAnsi="仿宋_GB2312" w:eastAsia="仿宋_GB2312" w:cs="仿宋_GB2312"/>
                <w:sz w:val="24"/>
                <w:szCs w:val="24"/>
                <w:highlight w:val="none"/>
              </w:rPr>
              <w:t>项目经费</w:t>
            </w:r>
            <w:r>
              <w:rPr>
                <w:rFonts w:hint="eastAsia" w:ascii="仿宋_GB2312" w:hAnsi="仿宋_GB2312" w:eastAsia="仿宋_GB2312" w:cs="仿宋_GB2312"/>
                <w:sz w:val="24"/>
                <w:szCs w:val="24"/>
              </w:rPr>
              <w:t>（直接从各单位抓取数据）</w:t>
            </w:r>
          </w:p>
        </w:tc>
        <w:tc>
          <w:tcPr>
            <w:tcW w:w="3853"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0B9CE29">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rPr>
              <w:t>经费管理模块包含两套相互独立的管控体系，分别实现分级经费管控：一是面向二级单位，围绕单个科研项目开展经费管理，结合项目里程碑完成预算填报与经费核销，相关数据实时同步至经费看板；二是面向总部，统筹管理拨付至各二级单位的科研经费，完成年度预算编制、额度核定、经费拨付及年度清算工作。两大体系数据独立存储、互不联动，所有经费操作全程留痕，可支持数据查询与审计溯源。</w:t>
            </w:r>
          </w:p>
        </w:tc>
        <w:tc>
          <w:tcPr>
            <w:tcW w:w="909"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4297EB5">
            <w:pPr>
              <w:widowControl/>
              <w:spacing w:line="360" w:lineRule="exact"/>
              <w:jc w:val="left"/>
              <w:textAlignment w:val="auto"/>
              <w:rPr>
                <w:rFonts w:ascii="仿宋_GB2312" w:hAnsi="仿宋_GB2312" w:eastAsia="仿宋_GB2312" w:cs="仿宋_GB2312"/>
                <w:sz w:val="24"/>
                <w:szCs w:val="24"/>
              </w:rPr>
            </w:pPr>
            <w:r>
              <w:rPr>
                <w:rFonts w:hint="eastAsia" w:ascii="仿宋_GB2312" w:hAnsi="仿宋_GB2312" w:eastAsia="仿宋_GB2312" w:cs="仿宋_GB2312"/>
                <w:color w:val="auto"/>
                <w:sz w:val="24"/>
                <w:szCs w:val="24"/>
                <w:lang w:bidi="ar"/>
              </w:rPr>
              <w:t>财务团队</w:t>
            </w:r>
          </w:p>
        </w:tc>
        <w:tc>
          <w:tcPr>
            <w:tcW w:w="1641"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104ACD3B">
            <w:pPr>
              <w:widowControl/>
              <w:spacing w:line="360" w:lineRule="exact"/>
              <w:jc w:val="left"/>
              <w:textAlignment w:val="auto"/>
              <w:rPr>
                <w:rFonts w:ascii="仿宋_GB2312" w:hAnsi="仿宋_GB2312" w:eastAsia="仿宋_GB2312" w:cs="仿宋_GB2312"/>
                <w:sz w:val="24"/>
                <w:szCs w:val="24"/>
              </w:rPr>
            </w:pPr>
            <w:r>
              <w:rPr>
                <w:rFonts w:hint="eastAsia" w:ascii="仿宋_GB2312" w:hAnsi="仿宋_GB2312" w:eastAsia="仿宋_GB2312" w:cs="仿宋_GB2312"/>
                <w:color w:val="auto"/>
                <w:sz w:val="24"/>
                <w:szCs w:val="24"/>
                <w:lang w:bidi="ar"/>
              </w:rPr>
              <w:t>财务团队、管理团队</w:t>
            </w:r>
          </w:p>
        </w:tc>
      </w:tr>
      <w:tr w14:paraId="6189749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72" w:type="dxa"/>
            <w:vMerge w:val="continue"/>
            <w:tcBorders>
              <w:left w:val="single" w:color="auto" w:sz="4" w:space="0"/>
              <w:right w:val="single" w:color="auto" w:sz="4" w:space="0"/>
            </w:tcBorders>
            <w:noWrap w:val="0"/>
            <w:tcMar>
              <w:top w:w="60" w:type="dxa"/>
              <w:left w:w="120" w:type="dxa"/>
              <w:bottom w:w="30" w:type="dxa"/>
              <w:right w:w="120" w:type="dxa"/>
            </w:tcMar>
            <w:vAlign w:val="center"/>
          </w:tcPr>
          <w:p w14:paraId="35A0D7D0">
            <w:pPr>
              <w:spacing w:line="360" w:lineRule="exact"/>
              <w:jc w:val="left"/>
              <w:rPr>
                <w:rFonts w:ascii="仿宋_GB2312" w:hAnsi="仿宋_GB2312" w:eastAsia="仿宋_GB2312" w:cs="仿宋_GB2312"/>
                <w:sz w:val="24"/>
                <w:szCs w:val="24"/>
              </w:rPr>
            </w:pPr>
          </w:p>
        </w:tc>
        <w:tc>
          <w:tcPr>
            <w:tcW w:w="137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64947494">
            <w:pPr>
              <w:spacing w:line="3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评估检查</w:t>
            </w:r>
          </w:p>
        </w:tc>
        <w:tc>
          <w:tcPr>
            <w:tcW w:w="3853"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1C50E5D6">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rPr>
              <w:t>项目发起中期/年度/阶段性评估的线上申请入口，按项目所属渠道按需提报申请；评估结束后上传对应评审结论、检查佐证材料至平台存档</w:t>
            </w:r>
          </w:p>
        </w:tc>
        <w:tc>
          <w:tcPr>
            <w:tcW w:w="909"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0CA64B1F">
            <w:pPr>
              <w:widowControl/>
              <w:spacing w:line="360" w:lineRule="exact"/>
              <w:jc w:val="left"/>
              <w:textAlignment w:val="auto"/>
              <w:rPr>
                <w:rFonts w:ascii="仿宋_GB2312" w:hAnsi="仿宋_GB2312" w:eastAsia="仿宋_GB2312" w:cs="仿宋_GB2312"/>
                <w:sz w:val="24"/>
                <w:szCs w:val="24"/>
              </w:rPr>
            </w:pPr>
            <w:r>
              <w:rPr>
                <w:rFonts w:hint="eastAsia" w:ascii="仿宋_GB2312" w:hAnsi="仿宋_GB2312" w:eastAsia="仿宋_GB2312" w:cs="仿宋_GB2312"/>
                <w:color w:val="auto"/>
                <w:sz w:val="24"/>
                <w:szCs w:val="24"/>
                <w:lang w:bidi="ar"/>
              </w:rPr>
              <w:t>项目团队</w:t>
            </w:r>
          </w:p>
        </w:tc>
        <w:tc>
          <w:tcPr>
            <w:tcW w:w="1641"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254C467C">
            <w:pPr>
              <w:widowControl/>
              <w:spacing w:line="360" w:lineRule="exact"/>
              <w:jc w:val="left"/>
              <w:textAlignment w:val="auto"/>
              <w:rPr>
                <w:rFonts w:ascii="仿宋_GB2312" w:hAnsi="仿宋_GB2312" w:eastAsia="仿宋_GB2312" w:cs="仿宋_GB2312"/>
                <w:sz w:val="24"/>
                <w:szCs w:val="24"/>
              </w:rPr>
            </w:pPr>
            <w:r>
              <w:rPr>
                <w:rFonts w:hint="eastAsia" w:ascii="仿宋_GB2312" w:hAnsi="仿宋_GB2312" w:eastAsia="仿宋_GB2312" w:cs="仿宋_GB2312"/>
                <w:color w:val="auto"/>
                <w:sz w:val="24"/>
                <w:szCs w:val="24"/>
                <w:lang w:bidi="ar"/>
              </w:rPr>
              <w:t>项目团队、责任总师、管理团队</w:t>
            </w:r>
          </w:p>
        </w:tc>
      </w:tr>
      <w:tr w14:paraId="7579BEC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72" w:type="dxa"/>
            <w:vMerge w:val="continue"/>
            <w:tcBorders>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5C0D5EE8">
            <w:pPr>
              <w:spacing w:line="360" w:lineRule="exact"/>
              <w:jc w:val="left"/>
              <w:rPr>
                <w:rFonts w:ascii="仿宋_GB2312" w:hAnsi="仿宋_GB2312" w:eastAsia="仿宋_GB2312" w:cs="仿宋_GB2312"/>
                <w:sz w:val="24"/>
                <w:szCs w:val="24"/>
              </w:rPr>
            </w:pPr>
          </w:p>
        </w:tc>
        <w:tc>
          <w:tcPr>
            <w:tcW w:w="137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2962ADE">
            <w:pPr>
              <w:spacing w:line="3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项目变更</w:t>
            </w:r>
          </w:p>
        </w:tc>
        <w:tc>
          <w:tcPr>
            <w:tcW w:w="3853"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01B727DA">
            <w:pPr>
              <w:spacing w:line="360" w:lineRule="exact"/>
              <w:jc w:val="left"/>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rPr>
              <w:t>信息变更分项目变更、数据变更两类入口：项目变更覆盖延期、经费、外协方、付款节点、核心指标等重大调整；数据变更仅修正年度任务填报等小幅数据错误。二级单位填报调整内容、说明并上传材料；项目变更执行二级、总部逐级审批，数据变更二级内部审批</w:t>
            </w:r>
            <w:r>
              <w:rPr>
                <w:rFonts w:hint="eastAsia" w:ascii="仿宋_GB2312" w:hAnsi="仿宋_GB2312" w:eastAsia="仿宋_GB2312" w:cs="仿宋_GB2312"/>
                <w:sz w:val="24"/>
                <w:szCs w:val="24"/>
                <w:lang w:val="en-US" w:eastAsia="zh-CN"/>
              </w:rPr>
              <w:t>后到总部主管审核</w:t>
            </w:r>
          </w:p>
        </w:tc>
        <w:tc>
          <w:tcPr>
            <w:tcW w:w="909"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5A604F20">
            <w:pPr>
              <w:widowControl/>
              <w:spacing w:line="360" w:lineRule="exact"/>
              <w:jc w:val="left"/>
              <w:textAlignment w:val="auto"/>
              <w:rPr>
                <w:rFonts w:ascii="仿宋_GB2312" w:hAnsi="仿宋_GB2312" w:eastAsia="仿宋_GB2312" w:cs="仿宋_GB2312"/>
                <w:sz w:val="24"/>
                <w:szCs w:val="24"/>
              </w:rPr>
            </w:pPr>
            <w:r>
              <w:rPr>
                <w:rFonts w:hint="eastAsia" w:ascii="仿宋_GB2312" w:hAnsi="仿宋_GB2312" w:eastAsia="仿宋_GB2312" w:cs="仿宋_GB2312"/>
                <w:color w:val="auto"/>
                <w:sz w:val="24"/>
                <w:szCs w:val="24"/>
                <w:lang w:bidi="ar"/>
              </w:rPr>
              <w:t>项目团队</w:t>
            </w:r>
          </w:p>
        </w:tc>
        <w:tc>
          <w:tcPr>
            <w:tcW w:w="1641"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156B084B">
            <w:pPr>
              <w:widowControl/>
              <w:spacing w:line="360" w:lineRule="exact"/>
              <w:jc w:val="left"/>
              <w:textAlignment w:val="auto"/>
              <w:rPr>
                <w:rFonts w:ascii="仿宋_GB2312" w:hAnsi="仿宋_GB2312" w:eastAsia="仿宋_GB2312" w:cs="仿宋_GB2312"/>
                <w:sz w:val="24"/>
                <w:szCs w:val="24"/>
              </w:rPr>
            </w:pPr>
            <w:r>
              <w:rPr>
                <w:rFonts w:hint="eastAsia" w:ascii="仿宋_GB2312" w:hAnsi="仿宋_GB2312" w:eastAsia="仿宋_GB2312" w:cs="仿宋_GB2312"/>
                <w:color w:val="auto"/>
                <w:sz w:val="24"/>
                <w:szCs w:val="24"/>
                <w:lang w:bidi="ar"/>
              </w:rPr>
              <w:t>项目团队、</w:t>
            </w:r>
            <w:r>
              <w:rPr>
                <w:rFonts w:hint="eastAsia" w:ascii="仿宋_GB2312" w:hAnsi="仿宋_GB2312" w:eastAsia="仿宋_GB2312" w:cs="仿宋_GB2312"/>
                <w:sz w:val="24"/>
                <w:szCs w:val="24"/>
                <w:lang w:bidi="ar"/>
              </w:rPr>
              <w:t>管理人员、</w:t>
            </w:r>
            <w:r>
              <w:rPr>
                <w:rFonts w:hint="eastAsia" w:ascii="仿宋_GB2312" w:hAnsi="仿宋_GB2312" w:eastAsia="仿宋_GB2312" w:cs="仿宋_GB2312"/>
                <w:color w:val="auto"/>
                <w:sz w:val="24"/>
                <w:szCs w:val="24"/>
                <w:lang w:bidi="ar"/>
              </w:rPr>
              <w:t>责任总师</w:t>
            </w:r>
          </w:p>
        </w:tc>
      </w:tr>
      <w:tr w14:paraId="2EA7012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72" w:type="dxa"/>
            <w:vMerge w:val="restart"/>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6CB1660A">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rPr>
              <w:t>验收阶段</w:t>
            </w:r>
          </w:p>
        </w:tc>
        <w:tc>
          <w:tcPr>
            <w:tcW w:w="137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6E0F83C4">
            <w:pPr>
              <w:spacing w:line="3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项目验收</w:t>
            </w:r>
          </w:p>
        </w:tc>
        <w:tc>
          <w:tcPr>
            <w:tcW w:w="3853"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6338DF2E">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rPr>
              <w:t>系统根据项目名称自动匹配对应验收层级表单；国家级项目开放单位、公司、国家级验收附件上传栏，地方级开放单位、属地主管部门验收栏目，公司级仅开放单位、公司两级验收栏，非本项目所需验收项页面锁定、不可编辑；按需上传对应验收佐证资料归档</w:t>
            </w:r>
          </w:p>
        </w:tc>
        <w:tc>
          <w:tcPr>
            <w:tcW w:w="909"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74538164">
            <w:pPr>
              <w:widowControl/>
              <w:spacing w:line="360" w:lineRule="exact"/>
              <w:jc w:val="left"/>
              <w:textAlignment w:val="auto"/>
              <w:rPr>
                <w:rFonts w:ascii="仿宋_GB2312" w:hAnsi="仿宋_GB2312" w:eastAsia="仿宋_GB2312" w:cs="仿宋_GB2312"/>
                <w:sz w:val="24"/>
                <w:szCs w:val="24"/>
              </w:rPr>
            </w:pPr>
            <w:r>
              <w:rPr>
                <w:rFonts w:hint="eastAsia" w:ascii="仿宋_GB2312" w:hAnsi="仿宋_GB2312" w:eastAsia="仿宋_GB2312" w:cs="仿宋_GB2312"/>
                <w:color w:val="auto"/>
                <w:sz w:val="24"/>
                <w:szCs w:val="24"/>
                <w:lang w:bidi="ar"/>
              </w:rPr>
              <w:t>项目团队</w:t>
            </w:r>
          </w:p>
        </w:tc>
        <w:tc>
          <w:tcPr>
            <w:tcW w:w="1641"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7CDE3ADA">
            <w:pPr>
              <w:widowControl/>
              <w:spacing w:line="360" w:lineRule="exact"/>
              <w:jc w:val="left"/>
              <w:textAlignment w:val="auto"/>
              <w:rPr>
                <w:rFonts w:ascii="仿宋_GB2312" w:hAnsi="仿宋_GB2312" w:eastAsia="仿宋_GB2312" w:cs="仿宋_GB2312"/>
                <w:sz w:val="24"/>
                <w:szCs w:val="24"/>
              </w:rPr>
            </w:pPr>
            <w:r>
              <w:rPr>
                <w:rFonts w:hint="eastAsia" w:ascii="仿宋_GB2312" w:hAnsi="仿宋_GB2312" w:eastAsia="仿宋_GB2312" w:cs="仿宋_GB2312"/>
                <w:color w:val="auto"/>
                <w:sz w:val="24"/>
                <w:szCs w:val="24"/>
                <w:lang w:bidi="ar"/>
              </w:rPr>
              <w:t>项目团队、责任总师、管理团队、财务团队</w:t>
            </w:r>
          </w:p>
        </w:tc>
      </w:tr>
      <w:tr w14:paraId="117B201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72" w:type="dxa"/>
            <w:vMerge w:val="continue"/>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15F90E1E">
            <w:pPr>
              <w:spacing w:line="360" w:lineRule="exact"/>
              <w:jc w:val="left"/>
              <w:rPr>
                <w:rFonts w:ascii="仿宋_GB2312" w:hAnsi="仿宋_GB2312" w:eastAsia="仿宋_GB2312" w:cs="仿宋_GB2312"/>
                <w:sz w:val="24"/>
                <w:szCs w:val="24"/>
              </w:rPr>
            </w:pPr>
            <w:bookmarkStart w:id="24" w:name="OLE_LINK10" w:colFirst="1" w:colLast="2"/>
          </w:p>
        </w:tc>
        <w:tc>
          <w:tcPr>
            <w:tcW w:w="137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153E281E">
            <w:pPr>
              <w:spacing w:line="360" w:lineRule="exact"/>
              <w:jc w:val="cente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交付物</w:t>
            </w:r>
          </w:p>
        </w:tc>
        <w:tc>
          <w:tcPr>
            <w:tcW w:w="3853"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62D026B">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rPr>
              <w:t>包含专利、论文、软著、</w:t>
            </w:r>
            <w:r>
              <w:rPr>
                <w:rFonts w:hint="eastAsia" w:ascii="仿宋_GB2312" w:hAnsi="仿宋_GB2312" w:eastAsia="仿宋_GB2312" w:cs="仿宋_GB2312"/>
                <w:sz w:val="24"/>
                <w:szCs w:val="24"/>
                <w:lang w:val="en-US" w:eastAsia="zh-CN"/>
              </w:rPr>
              <w:t>技术标准、</w:t>
            </w:r>
            <w:r>
              <w:rPr>
                <w:rFonts w:hint="eastAsia" w:ascii="仿宋_GB2312" w:hAnsi="仿宋_GB2312" w:eastAsia="仿宋_GB2312" w:cs="仿宋_GB2312"/>
                <w:sz w:val="24"/>
                <w:szCs w:val="24"/>
              </w:rPr>
              <w:t>原理样机、</w:t>
            </w:r>
            <w:r>
              <w:rPr>
                <w:rFonts w:hint="eastAsia" w:ascii="仿宋_GB2312" w:hAnsi="仿宋_GB2312" w:eastAsia="仿宋_GB2312" w:cs="仿宋_GB2312"/>
                <w:sz w:val="24"/>
                <w:szCs w:val="24"/>
                <w:lang w:val="en-US" w:eastAsia="zh-CN"/>
              </w:rPr>
              <w:t>设备、</w:t>
            </w:r>
            <w:r>
              <w:rPr>
                <w:rFonts w:hint="eastAsia" w:ascii="仿宋_GB2312" w:hAnsi="仿宋_GB2312" w:eastAsia="仿宋_GB2312" w:cs="仿宋_GB2312"/>
                <w:sz w:val="24"/>
                <w:szCs w:val="24"/>
              </w:rPr>
              <w:t>成套技术成果等相关材料</w:t>
            </w:r>
          </w:p>
        </w:tc>
        <w:tc>
          <w:tcPr>
            <w:tcW w:w="909"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619726D8">
            <w:pPr>
              <w:widowControl/>
              <w:spacing w:line="360" w:lineRule="exact"/>
              <w:jc w:val="left"/>
              <w:textAlignment w:val="auto"/>
              <w:rPr>
                <w:rFonts w:ascii="仿宋_GB2312" w:hAnsi="仿宋_GB2312" w:eastAsia="仿宋_GB2312" w:cs="仿宋_GB2312"/>
                <w:sz w:val="24"/>
                <w:szCs w:val="24"/>
              </w:rPr>
            </w:pPr>
            <w:r>
              <w:rPr>
                <w:rFonts w:hint="eastAsia" w:ascii="仿宋_GB2312" w:hAnsi="仿宋_GB2312" w:eastAsia="仿宋_GB2312" w:cs="仿宋_GB2312"/>
                <w:color w:val="auto"/>
                <w:sz w:val="24"/>
                <w:szCs w:val="24"/>
                <w:lang w:bidi="ar"/>
              </w:rPr>
              <w:t>项目团队</w:t>
            </w:r>
          </w:p>
        </w:tc>
        <w:tc>
          <w:tcPr>
            <w:tcW w:w="1641"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1BDDDAF8">
            <w:pPr>
              <w:widowControl/>
              <w:spacing w:line="360" w:lineRule="exact"/>
              <w:jc w:val="left"/>
              <w:textAlignment w:val="auto"/>
              <w:rPr>
                <w:rFonts w:ascii="仿宋_GB2312" w:hAnsi="仿宋_GB2312" w:eastAsia="仿宋_GB2312" w:cs="仿宋_GB2312"/>
                <w:sz w:val="24"/>
                <w:szCs w:val="24"/>
              </w:rPr>
            </w:pPr>
            <w:r>
              <w:rPr>
                <w:rFonts w:hint="eastAsia" w:ascii="仿宋_GB2312" w:hAnsi="仿宋_GB2312" w:eastAsia="仿宋_GB2312" w:cs="仿宋_GB2312"/>
                <w:color w:val="auto"/>
                <w:sz w:val="24"/>
                <w:szCs w:val="24"/>
                <w:lang w:bidi="ar"/>
              </w:rPr>
              <w:t>项目团队、责任总师、管理团队、超级管理员</w:t>
            </w:r>
          </w:p>
        </w:tc>
      </w:tr>
      <w:bookmarkEnd w:id="24"/>
      <w:tr w14:paraId="1544C6A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72" w:type="dxa"/>
            <w:vMerge w:val="continue"/>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7DC6296E">
            <w:pPr>
              <w:spacing w:line="360" w:lineRule="exact"/>
              <w:jc w:val="left"/>
              <w:rPr>
                <w:rFonts w:ascii="仿宋_GB2312" w:hAnsi="仿宋_GB2312" w:eastAsia="仿宋_GB2312" w:cs="仿宋_GB2312"/>
                <w:sz w:val="24"/>
                <w:szCs w:val="24"/>
              </w:rPr>
            </w:pPr>
          </w:p>
        </w:tc>
        <w:tc>
          <w:tcPr>
            <w:tcW w:w="137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F0EE2CC">
            <w:pPr>
              <w:spacing w:line="3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协作单位评价</w:t>
            </w:r>
          </w:p>
        </w:tc>
        <w:tc>
          <w:tcPr>
            <w:tcW w:w="3853"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60FF2999">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rPr>
              <w:t>1</w:t>
            </w:r>
            <w:r>
              <w:rPr>
                <w:rFonts w:ascii="仿宋_GB2312" w:hAnsi="仿宋_GB2312" w:eastAsia="仿宋_GB2312" w:cs="仿宋_GB2312"/>
                <w:sz w:val="24"/>
                <w:szCs w:val="24"/>
              </w:rPr>
              <w:t>.</w:t>
            </w:r>
            <w:r>
              <w:rPr>
                <w:rFonts w:hint="eastAsia" w:ascii="仿宋_GB2312" w:hAnsi="仿宋_GB2312" w:eastAsia="仿宋_GB2312" w:cs="仿宋_GB2312"/>
                <w:sz w:val="24"/>
                <w:szCs w:val="24"/>
              </w:rPr>
              <w:t>协作单位分为参研单位和外协单位：针对参研单位，自项目验收完成后30日内，完成评价；针对外协单位，自外协合同验收，3</w:t>
            </w:r>
            <w:r>
              <w:rPr>
                <w:rFonts w:ascii="仿宋_GB2312" w:hAnsi="仿宋_GB2312" w:eastAsia="仿宋_GB2312" w:cs="仿宋_GB2312"/>
                <w:sz w:val="24"/>
                <w:szCs w:val="24"/>
              </w:rPr>
              <w:t>0</w:t>
            </w:r>
            <w:r>
              <w:rPr>
                <w:rFonts w:hint="eastAsia" w:ascii="仿宋_GB2312" w:hAnsi="仿宋_GB2312" w:eastAsia="仿宋_GB2312" w:cs="仿宋_GB2312"/>
                <w:sz w:val="24"/>
                <w:szCs w:val="24"/>
              </w:rPr>
              <w:t>日之内完成评价。</w:t>
            </w:r>
          </w:p>
          <w:p w14:paraId="04E0219C">
            <w:pPr>
              <w:spacing w:line="360" w:lineRule="exact"/>
              <w:jc w:val="left"/>
              <w:rPr>
                <w:rFonts w:ascii="仿宋_GB2312" w:hAnsi="仿宋_GB2312" w:eastAsia="仿宋_GB2312" w:cs="仿宋_GB2312"/>
                <w:sz w:val="24"/>
                <w:szCs w:val="24"/>
              </w:rPr>
            </w:pPr>
            <w:r>
              <w:rPr>
                <w:rFonts w:ascii="仿宋_GB2312" w:hAnsi="仿宋_GB2312" w:eastAsia="仿宋_GB2312" w:cs="仿宋_GB2312"/>
                <w:sz w:val="24"/>
                <w:szCs w:val="24"/>
              </w:rPr>
              <w:t>2.</w:t>
            </w:r>
            <w:r>
              <w:rPr>
                <w:rFonts w:hint="eastAsia" w:ascii="仿宋_GB2312" w:hAnsi="仿宋_GB2312" w:eastAsia="仿宋_GB2312" w:cs="仿宋_GB2312"/>
                <w:sz w:val="24"/>
                <w:szCs w:val="24"/>
              </w:rPr>
              <w:t>具体由项目团队填报协作单位（参研单位）基础信息</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项目团队从技术能力、交付质量、进度履约、服务配合、合规性5个维度进行量化评分，上传评价报告及佐证材料</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各单位</w:t>
            </w:r>
            <w:r>
              <w:rPr>
                <w:rFonts w:hint="eastAsia" w:ascii="仿宋_GB2312" w:hAnsi="仿宋_GB2312" w:eastAsia="仿宋_GB2312" w:cs="仿宋_GB2312"/>
                <w:sz w:val="24"/>
                <w:szCs w:val="24"/>
                <w:lang w:eastAsia="zh-CN"/>
              </w:rPr>
              <w:t>管理团队进行确认</w:t>
            </w:r>
            <w:r>
              <w:rPr>
                <w:rFonts w:hint="eastAsia" w:ascii="仿宋_GB2312" w:hAnsi="仿宋_GB2312" w:eastAsia="仿宋_GB2312" w:cs="仿宋_GB2312"/>
                <w:sz w:val="24"/>
                <w:szCs w:val="24"/>
              </w:rPr>
              <w:t>;评价结果分为优秀（</w:t>
            </w:r>
            <w:r>
              <w:rPr>
                <w:rFonts w:hint="eastAsia" w:ascii="仿宋_GB2312" w:hAnsi="仿宋_GB2312" w:eastAsia="仿宋_GB2312" w:cs="仿宋_GB2312"/>
                <w:sz w:val="24"/>
                <w:szCs w:val="24"/>
                <w:lang w:val="en-US" w:eastAsia="zh-CN"/>
              </w:rPr>
              <w:t>X</w:t>
            </w:r>
            <w:r>
              <w:rPr>
                <w:rFonts w:hint="eastAsia" w:ascii="仿宋_GB2312" w:hAnsi="仿宋_GB2312" w:eastAsia="仿宋_GB2312" w:cs="仿宋_GB2312"/>
                <w:sz w:val="24"/>
                <w:szCs w:val="24"/>
              </w:rPr>
              <w:t>≥90分）、</w:t>
            </w:r>
            <w:r>
              <w:rPr>
                <w:rFonts w:hint="eastAsia" w:ascii="仿宋_GB2312" w:hAnsi="仿宋_GB2312" w:eastAsia="仿宋_GB2312" w:cs="仿宋_GB2312"/>
                <w:sz w:val="24"/>
                <w:szCs w:val="24"/>
                <w:lang w:val="en-US" w:eastAsia="zh-CN"/>
              </w:rPr>
              <w:t>良好（X≥80且X＜90分）、</w:t>
            </w:r>
            <w:r>
              <w:rPr>
                <w:rFonts w:hint="eastAsia" w:ascii="仿宋_GB2312" w:hAnsi="仿宋_GB2312" w:eastAsia="仿宋_GB2312" w:cs="仿宋_GB2312"/>
                <w:sz w:val="24"/>
                <w:szCs w:val="24"/>
              </w:rPr>
              <w:t>合格（</w:t>
            </w:r>
            <w:r>
              <w:rPr>
                <w:rFonts w:hint="eastAsia" w:ascii="仿宋_GB2312" w:hAnsi="仿宋_GB2312" w:eastAsia="仿宋_GB2312" w:cs="仿宋_GB2312"/>
                <w:sz w:val="24"/>
                <w:szCs w:val="24"/>
                <w:lang w:val="en-US" w:eastAsia="zh-CN"/>
              </w:rPr>
              <w:t>X</w:t>
            </w:r>
            <w:r>
              <w:rPr>
                <w:rFonts w:hint="eastAsia" w:ascii="仿宋_GB2312" w:hAnsi="仿宋_GB2312" w:eastAsia="仿宋_GB2312" w:cs="仿宋_GB2312"/>
                <w:sz w:val="24"/>
                <w:szCs w:val="24"/>
              </w:rPr>
              <w:t>≥</w:t>
            </w:r>
            <w:r>
              <w:rPr>
                <w:rFonts w:hint="eastAsia" w:ascii="仿宋_GB2312" w:hAnsi="仿宋_GB2312" w:eastAsia="仿宋_GB2312" w:cs="仿宋_GB2312"/>
                <w:sz w:val="24"/>
                <w:szCs w:val="24"/>
                <w:lang w:val="en-US" w:eastAsia="zh-CN"/>
              </w:rPr>
              <w:t>60且X</w:t>
            </w:r>
            <w:r>
              <w:rPr>
                <w:rFonts w:hint="eastAsia" w:ascii="仿宋_GB2312" w:hAnsi="仿宋_GB2312" w:eastAsia="仿宋_GB2312" w:cs="仿宋_GB2312"/>
                <w:sz w:val="24"/>
                <w:szCs w:val="24"/>
              </w:rPr>
              <w:t>＜</w:t>
            </w:r>
            <w:r>
              <w:rPr>
                <w:rFonts w:hint="eastAsia" w:ascii="仿宋_GB2312" w:hAnsi="仿宋_GB2312" w:eastAsia="仿宋_GB2312" w:cs="仿宋_GB2312"/>
                <w:sz w:val="24"/>
                <w:szCs w:val="24"/>
                <w:lang w:val="en-US" w:eastAsia="zh-CN"/>
              </w:rPr>
              <w:t>80</w:t>
            </w:r>
            <w:r>
              <w:rPr>
                <w:rFonts w:hint="eastAsia" w:ascii="仿宋_GB2312" w:hAnsi="仿宋_GB2312" w:eastAsia="仿宋_GB2312" w:cs="仿宋_GB2312"/>
                <w:sz w:val="24"/>
                <w:szCs w:val="24"/>
              </w:rPr>
              <w:t>分）、不合格（</w:t>
            </w:r>
            <w:r>
              <w:rPr>
                <w:rFonts w:hint="eastAsia" w:ascii="仿宋_GB2312" w:hAnsi="仿宋_GB2312" w:eastAsia="仿宋_GB2312" w:cs="仿宋_GB2312"/>
                <w:sz w:val="24"/>
                <w:szCs w:val="24"/>
                <w:lang w:val="en-US" w:eastAsia="zh-CN"/>
              </w:rPr>
              <w:t>X</w:t>
            </w:r>
            <w:r>
              <w:rPr>
                <w:rFonts w:hint="eastAsia" w:ascii="仿宋_GB2312" w:hAnsi="仿宋_GB2312" w:eastAsia="仿宋_GB2312" w:cs="仿宋_GB2312"/>
                <w:sz w:val="24"/>
                <w:szCs w:val="24"/>
              </w:rPr>
              <w:t>&lt;60分），不合格单位纳入黑名单（需要有明确佐证材料并按程序协调本单位法律部门纳入黑名单）</w:t>
            </w:r>
          </w:p>
        </w:tc>
        <w:tc>
          <w:tcPr>
            <w:tcW w:w="909"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7C48C32B">
            <w:pPr>
              <w:widowControl/>
              <w:spacing w:line="360" w:lineRule="exact"/>
              <w:jc w:val="left"/>
              <w:rPr>
                <w:rFonts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项目团队、管理团队</w:t>
            </w:r>
          </w:p>
        </w:tc>
        <w:tc>
          <w:tcPr>
            <w:tcW w:w="1641"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752AC8A9">
            <w:pPr>
              <w:widowControl/>
              <w:spacing w:line="360" w:lineRule="exact"/>
              <w:jc w:val="left"/>
              <w:rPr>
                <w:rFonts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管理团队、总部科技部领导、财务团队</w:t>
            </w:r>
          </w:p>
        </w:tc>
      </w:tr>
      <w:tr w14:paraId="7988D47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72"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BC5A16F">
            <w:pPr>
              <w:spacing w:line="360" w:lineRule="exact"/>
              <w:jc w:val="left"/>
              <w:rPr>
                <w:rFonts w:hint="default" w:ascii="仿宋_GB2312" w:hAnsi="仿宋_GB2312" w:eastAsia="仿宋_GB2312" w:cs="仿宋_GB2312"/>
                <w:sz w:val="24"/>
                <w:szCs w:val="24"/>
                <w:lang w:val="en-US" w:eastAsia="zh-CN"/>
              </w:rPr>
            </w:pPr>
            <w:commentRangeStart w:id="2"/>
            <w:r>
              <w:rPr>
                <w:rFonts w:hint="eastAsia" w:ascii="仿宋_GB2312" w:hAnsi="仿宋_GB2312" w:eastAsia="仿宋_GB2312" w:cs="仿宋_GB2312"/>
                <w:sz w:val="24"/>
                <w:szCs w:val="24"/>
                <w:lang w:val="en-US" w:eastAsia="zh-CN"/>
              </w:rPr>
              <w:t>成果转化</w:t>
            </w:r>
          </w:p>
        </w:tc>
        <w:tc>
          <w:tcPr>
            <w:tcW w:w="137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6E87742A">
            <w:pPr>
              <w:spacing w:line="360" w:lineRule="exact"/>
              <w:jc w:val="cente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成果转化台账</w:t>
            </w:r>
          </w:p>
        </w:tc>
        <w:tc>
          <w:tcPr>
            <w:tcW w:w="3853"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73B25B3E">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rPr>
              <w:t>承接验收阶段交付物成果，支持单项成果独立转化、多项关联交付物打包转化，统一归集转化路径、进展、成效核心信息，数据自动同步至项目台账与可视化看板，实现成果从产生到落地的全链路可追溯</w:t>
            </w:r>
          </w:p>
        </w:tc>
        <w:tc>
          <w:tcPr>
            <w:tcW w:w="909"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702CA385">
            <w:pPr>
              <w:widowControl/>
              <w:spacing w:line="360" w:lineRule="exact"/>
              <w:jc w:val="left"/>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项目团队、管理团队</w:t>
            </w:r>
          </w:p>
        </w:tc>
        <w:tc>
          <w:tcPr>
            <w:tcW w:w="1641"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024F61DA">
            <w:pPr>
              <w:widowControl/>
              <w:spacing w:line="360" w:lineRule="exact"/>
              <w:jc w:val="left"/>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管理团队、责任总师、财务团队、超级管理员</w:t>
            </w:r>
            <w:commentRangeEnd w:id="2"/>
            <w:r>
              <w:commentReference w:id="2"/>
            </w:r>
          </w:p>
        </w:tc>
      </w:tr>
      <w:tr w14:paraId="362C201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del w:id="14" w:author="411582" w:date="2026-07-09T19:15:05Z"/>
        </w:trPr>
        <w:tc>
          <w:tcPr>
            <w:tcW w:w="772"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2EE12DF1">
            <w:pPr>
              <w:spacing w:line="360" w:lineRule="exact"/>
              <w:jc w:val="left"/>
              <w:rPr>
                <w:del w:id="15" w:author="411582" w:date="2026-07-09T19:15:05Z"/>
                <w:rFonts w:ascii="仿宋_GB2312" w:hAnsi="仿宋_GB2312" w:eastAsia="仿宋_GB2312" w:cs="仿宋_GB2312"/>
                <w:sz w:val="24"/>
                <w:szCs w:val="24"/>
              </w:rPr>
            </w:pPr>
            <w:del w:id="16" w:author="411582" w:date="2026-07-09T19:15:05Z">
              <w:commentRangeStart w:id="3"/>
              <w:r>
                <w:rPr>
                  <w:rFonts w:hint="eastAsia" w:ascii="仿宋_GB2312" w:hAnsi="仿宋_GB2312" w:eastAsia="仿宋_GB2312" w:cs="仿宋_GB2312"/>
                  <w:sz w:val="24"/>
                  <w:szCs w:val="24"/>
                </w:rPr>
                <w:delText>后评价</w:delText>
              </w:r>
            </w:del>
          </w:p>
        </w:tc>
        <w:tc>
          <w:tcPr>
            <w:tcW w:w="137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6EC195B2">
            <w:pPr>
              <w:spacing w:line="360" w:lineRule="exact"/>
              <w:jc w:val="center"/>
              <w:rPr>
                <w:del w:id="17" w:author="411582" w:date="2026-07-09T19:15:05Z"/>
                <w:rFonts w:hint="eastAsia" w:ascii="仿宋_GB2312" w:hAnsi="仿宋_GB2312" w:eastAsia="仿宋_GB2312" w:cs="仿宋_GB2312"/>
                <w:sz w:val="24"/>
                <w:szCs w:val="24"/>
              </w:rPr>
            </w:pPr>
            <w:del w:id="18" w:author="411582" w:date="2026-07-09T19:15:05Z">
              <w:r>
                <w:rPr>
                  <w:rFonts w:hint="eastAsia" w:ascii="仿宋_GB2312" w:hAnsi="仿宋_GB2312" w:eastAsia="仿宋_GB2312" w:cs="仿宋_GB2312"/>
                  <w:sz w:val="24"/>
                  <w:szCs w:val="24"/>
                </w:rPr>
                <w:delText>后评价</w:delText>
              </w:r>
            </w:del>
          </w:p>
        </w:tc>
        <w:tc>
          <w:tcPr>
            <w:tcW w:w="3853"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538F2B56">
            <w:pPr>
              <w:spacing w:line="360" w:lineRule="exact"/>
              <w:jc w:val="left"/>
              <w:rPr>
                <w:del w:id="19" w:author="411582" w:date="2026-07-09T19:15:05Z"/>
                <w:rFonts w:hint="eastAsia" w:ascii="仿宋_GB2312" w:hAnsi="仿宋_GB2312" w:eastAsia="仿宋_GB2312" w:cs="仿宋_GB2312"/>
                <w:sz w:val="24"/>
                <w:szCs w:val="24"/>
              </w:rPr>
            </w:pPr>
            <w:del w:id="20" w:author="411582" w:date="2026-07-09T19:15:05Z">
              <w:r>
                <w:rPr>
                  <w:rFonts w:hint="eastAsia" w:ascii="仿宋_GB2312" w:hAnsi="仿宋_GB2312" w:eastAsia="仿宋_GB2312" w:cs="仿宋_GB2312"/>
                  <w:sz w:val="24"/>
                  <w:szCs w:val="24"/>
                </w:rPr>
                <w:delText>项目完成验收及协作单位评价后启动全项目后评价工作，为项目全生命周期收尾环节。由管理团队牵头组织，线上发起后评价流程，填报项目整体目标达成、进度管控、经费执行、科研成果、协作履约、风险管控等内容，按项目层级差异化上传后评价报告、全周期佐证材料；执行二级单位、总部分级审核流程，评价结果自动归集至项目台账与可视化看板，作为后续项目立项、资源调配、协作单位遴选的参考依据，实现项目全程可溯、闭环管理</w:delText>
              </w:r>
            </w:del>
          </w:p>
        </w:tc>
        <w:tc>
          <w:tcPr>
            <w:tcW w:w="909"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6FAE8057">
            <w:pPr>
              <w:widowControl/>
              <w:spacing w:line="360" w:lineRule="exact"/>
              <w:jc w:val="left"/>
              <w:rPr>
                <w:del w:id="21" w:author="411582" w:date="2026-07-09T19:15:05Z"/>
                <w:rFonts w:hint="eastAsia" w:ascii="仿宋_GB2312" w:hAnsi="仿宋_GB2312" w:eastAsia="仿宋_GB2312" w:cs="仿宋_GB2312"/>
                <w:sz w:val="24"/>
                <w:szCs w:val="24"/>
                <w:lang w:bidi="ar"/>
              </w:rPr>
            </w:pPr>
            <w:del w:id="22" w:author="411582" w:date="2026-07-09T19:15:05Z">
              <w:r>
                <w:rPr>
                  <w:rFonts w:hint="eastAsia" w:ascii="仿宋_GB2312" w:hAnsi="仿宋_GB2312" w:eastAsia="仿宋_GB2312" w:cs="仿宋_GB2312"/>
                  <w:sz w:val="24"/>
                  <w:szCs w:val="24"/>
                  <w:lang w:bidi="ar"/>
                </w:rPr>
                <w:delText>项目团队、管理团队</w:delText>
              </w:r>
            </w:del>
          </w:p>
        </w:tc>
        <w:tc>
          <w:tcPr>
            <w:tcW w:w="1641"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090836ED">
            <w:pPr>
              <w:widowControl/>
              <w:spacing w:line="360" w:lineRule="exact"/>
              <w:jc w:val="left"/>
              <w:rPr>
                <w:del w:id="23" w:author="411582" w:date="2026-07-09T19:15:05Z"/>
                <w:rFonts w:hint="eastAsia" w:ascii="仿宋_GB2312" w:hAnsi="仿宋_GB2312" w:eastAsia="仿宋_GB2312" w:cs="仿宋_GB2312"/>
                <w:sz w:val="24"/>
                <w:szCs w:val="24"/>
                <w:lang w:bidi="ar"/>
              </w:rPr>
            </w:pPr>
            <w:del w:id="24" w:author="411582" w:date="2026-07-09T19:15:05Z">
              <w:r>
                <w:rPr>
                  <w:rFonts w:hint="eastAsia" w:ascii="仿宋_GB2312" w:hAnsi="仿宋_GB2312" w:eastAsia="仿宋_GB2312" w:cs="仿宋_GB2312"/>
                  <w:sz w:val="24"/>
                  <w:szCs w:val="24"/>
                  <w:lang w:bidi="ar"/>
                </w:rPr>
                <w:delText>项目团队、责任总师、管理团队、财务团队</w:delText>
              </w:r>
              <w:commentRangeEnd w:id="3"/>
            </w:del>
            <w:r>
              <w:commentReference w:id="3"/>
            </w:r>
          </w:p>
        </w:tc>
      </w:tr>
    </w:tbl>
    <w:p w14:paraId="5C070E77">
      <w:pPr>
        <w:spacing w:line="560" w:lineRule="exact"/>
        <w:ind w:firstLine="640" w:firstLineChars="200"/>
        <w:jc w:val="left"/>
        <w:outlineLvl w:val="1"/>
        <w:rPr>
          <w:rFonts w:hint="eastAsia" w:ascii="楷体_GB2312" w:hAnsi="楷体_GB2312" w:eastAsia="楷体_GB2312" w:cs="楷体_GB2312"/>
          <w:bCs/>
          <w:sz w:val="32"/>
          <w:szCs w:val="32"/>
          <w:lang w:eastAsia="zh-CN"/>
        </w:rPr>
      </w:pPr>
      <w:r>
        <w:rPr>
          <w:rFonts w:hint="eastAsia" w:ascii="楷体_GB2312" w:hAnsi="楷体_GB2312" w:eastAsia="楷体_GB2312" w:cs="楷体_GB2312"/>
          <w:bCs/>
          <w:sz w:val="32"/>
          <w:szCs w:val="32"/>
          <w:lang w:eastAsia="zh-CN"/>
        </w:rPr>
        <w:t>（</w:t>
      </w:r>
      <w:r>
        <w:rPr>
          <w:rFonts w:hint="eastAsia" w:ascii="楷体_GB2312" w:hAnsi="楷体_GB2312" w:eastAsia="楷体_GB2312" w:cs="楷体_GB2312"/>
          <w:bCs/>
          <w:sz w:val="32"/>
          <w:szCs w:val="32"/>
          <w:lang w:val="en-US" w:eastAsia="zh-CN"/>
        </w:rPr>
        <w:t>二</w:t>
      </w:r>
      <w:r>
        <w:rPr>
          <w:rFonts w:hint="eastAsia" w:ascii="楷体_GB2312" w:hAnsi="楷体_GB2312" w:eastAsia="楷体_GB2312" w:cs="楷体_GB2312"/>
          <w:bCs/>
          <w:sz w:val="32"/>
          <w:szCs w:val="32"/>
          <w:lang w:eastAsia="zh-CN"/>
        </w:rPr>
        <w:t>）全生命周期总业务流程</w:t>
      </w:r>
    </w:p>
    <w:p w14:paraId="7B084A61">
      <w:pPr>
        <w:spacing w:line="560" w:lineRule="exact"/>
        <w:ind w:firstLine="640" w:firstLineChars="200"/>
        <w:jc w:val="left"/>
        <w:outlineLvl w:val="9"/>
        <w:rPr>
          <w:rFonts w:hint="eastAsia" w:ascii="楷体_GB2312" w:hAnsi="楷体_GB2312" w:eastAsia="楷体_GB2312" w:cs="楷体_GB2312"/>
          <w:bCs/>
          <w:sz w:val="32"/>
          <w:szCs w:val="32"/>
          <w:lang w:val="en-US" w:eastAsia="zh-CN"/>
        </w:rPr>
      </w:pPr>
      <w:r>
        <w:rPr>
          <w:rFonts w:hint="eastAsia" w:ascii="楷体_GB2312" w:hAnsi="楷体_GB2312" w:eastAsia="楷体_GB2312" w:cs="楷体_GB2312"/>
          <w:bCs/>
          <w:sz w:val="32"/>
          <w:szCs w:val="32"/>
        </w:rPr>
        <w:t>科研项目信息化管理平台</w:t>
      </w:r>
      <w:r>
        <w:rPr>
          <w:rFonts w:hint="eastAsia" w:ascii="楷体_GB2312" w:hAnsi="楷体_GB2312" w:eastAsia="楷体_GB2312" w:cs="楷体_GB2312"/>
          <w:bCs/>
          <w:sz w:val="32"/>
          <w:szCs w:val="32"/>
          <w:lang w:eastAsia="zh-CN"/>
        </w:rPr>
        <w:t>，</w:t>
      </w:r>
      <w:r>
        <w:rPr>
          <w:rFonts w:hint="eastAsia" w:ascii="楷体_GB2312" w:hAnsi="楷体_GB2312" w:eastAsia="楷体_GB2312" w:cs="楷体_GB2312"/>
          <w:bCs/>
          <w:sz w:val="32"/>
          <w:szCs w:val="32"/>
        </w:rPr>
        <w:t>整体全生命周期总流程图</w:t>
      </w:r>
      <w:r>
        <w:rPr>
          <w:rFonts w:hint="eastAsia" w:ascii="楷体_GB2312" w:hAnsi="楷体_GB2312" w:eastAsia="楷体_GB2312" w:cs="楷体_GB2312"/>
          <w:bCs/>
          <w:sz w:val="32"/>
          <w:szCs w:val="32"/>
          <w:lang w:val="en-US" w:eastAsia="zh-CN"/>
        </w:rPr>
        <w:t>如下：</w:t>
      </w:r>
    </w:p>
    <w:p w14:paraId="2DCFBF3A">
      <w:pPr>
        <w:spacing w:line="580" w:lineRule="exact"/>
        <w:ind w:firstLine="420" w:firstLineChars="200"/>
        <w:jc w:val="left"/>
        <w:rPr>
          <w:rFonts w:hint="eastAsia" w:ascii="仿宋_GB2312" w:hAnsi="仿宋_GB2312" w:eastAsia="仿宋_GB2312" w:cs="仿宋_GB2312"/>
          <w:sz w:val="32"/>
          <w:szCs w:val="32"/>
          <w:lang w:val="en-US" w:eastAsia="zh-CN"/>
        </w:rPr>
      </w:pPr>
      <w:r>
        <w:drawing>
          <wp:anchor distT="0" distB="0" distL="114300" distR="114300" simplePos="0" relativeHeight="251665408" behindDoc="0" locked="0" layoutInCell="1" allowOverlap="1">
            <wp:simplePos x="0" y="0"/>
            <wp:positionH relativeFrom="column">
              <wp:posOffset>5715</wp:posOffset>
            </wp:positionH>
            <wp:positionV relativeFrom="paragraph">
              <wp:posOffset>295910</wp:posOffset>
            </wp:positionV>
            <wp:extent cx="5271135" cy="4290695"/>
            <wp:effectExtent l="0" t="0" r="5715" b="5080"/>
            <wp:wrapTopAndBottom/>
            <wp:docPr id="31" name="图片 2" descr="C:/Users/56217/Desktop/ScreenShot_2026-06-23_110929_784.pngScreenShot_2026-06-23_110929_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 descr="C:/Users/56217/Desktop/ScreenShot_2026-06-23_110929_784.pngScreenShot_2026-06-23_110929_784"/>
                    <pic:cNvPicPr>
                      <a:picLocks noChangeAspect="1"/>
                    </pic:cNvPicPr>
                  </pic:nvPicPr>
                  <pic:blipFill>
                    <a:blip r:embed="rId8"/>
                    <a:srcRect l="7719" t="-1110" r="1131" b="1110"/>
                    <a:stretch>
                      <a:fillRect/>
                    </a:stretch>
                  </pic:blipFill>
                  <pic:spPr>
                    <a:xfrm>
                      <a:off x="0" y="0"/>
                      <a:ext cx="5271135" cy="4290695"/>
                    </a:xfrm>
                    <a:prstGeom prst="rect">
                      <a:avLst/>
                    </a:prstGeom>
                    <a:noFill/>
                    <a:ln>
                      <a:noFill/>
                    </a:ln>
                  </pic:spPr>
                </pic:pic>
              </a:graphicData>
            </a:graphic>
          </wp:anchor>
        </w:drawing>
      </w:r>
      <w:r>
        <w:rPr>
          <w:rFonts w:hint="eastAsia" w:ascii="仿宋_GB2312" w:hAnsi="仿宋_GB2312" w:eastAsia="仿宋_GB2312" w:cs="仿宋_GB2312"/>
          <w:sz w:val="32"/>
          <w:szCs w:val="32"/>
          <w:lang w:val="en-US" w:eastAsia="zh-CN"/>
        </w:rPr>
        <w:t>科研项目信息化管理平台全生命周期流程自流程启动后，首先进入立项阶段完成项目申报与立项备案；备案完成后系统自动判定项目类型，分为国家级、地方级、公司级三条差异化实施路径，三类项目实施阶段均需完成基础信息填报备案、年度里程碑四色预警闭环管理、CMOS 计划同步办结审批、经费预算填报及里程碑绑定核销工作。各类型项目实施工作结束后统一流转至验收阶段，按项目渠道开展分级验收并完成成果归档；验收完成后的 30 日内启动协作单位评价工作，随后开展评估结果判定，评估不合格的供应商纳入黑名单（需要有明确佐证材料并按程序协调本单位法律部门纳入黑名单），评估合格项目可直接进入后评价环节，后评价须在项目终审完成的三年内开展；成果转化为持续推进环节，转化进展可实时更新维护；转化核心数据同步至项目台账与可视化看板，成果应用成效纳入后评价核心评价维度，实现全生命周期数据互通、闭环管理。</w:t>
      </w:r>
    </w:p>
    <w:p w14:paraId="4C4726EE">
      <w:pPr>
        <w:spacing w:line="580" w:lineRule="exact"/>
        <w:ind w:firstLine="640" w:firstLineChars="200"/>
        <w:jc w:val="left"/>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全流程所有业务数据同步汇总至可视化看板，整套项目资料统一线上归档留存，最终完成项目全生命周期闭环，整体流程结束。</w:t>
      </w:r>
    </w:p>
    <w:p w14:paraId="357AA4A4">
      <w:pPr>
        <w:numPr>
          <w:ilvl w:val="-1"/>
          <w:numId w:val="0"/>
        </w:numPr>
        <w:spacing w:line="240" w:lineRule="auto"/>
        <w:ind w:firstLine="0" w:firstLineChars="0"/>
        <w:jc w:val="left"/>
        <w:outlineLvl w:val="9"/>
        <w:rPr>
          <w:rFonts w:hint="eastAsia" w:ascii="黑体" w:hAnsi="黑体" w:eastAsia="黑体" w:cs="黑体"/>
          <w:bCs/>
          <w:sz w:val="32"/>
          <w:szCs w:val="32"/>
          <w:lang w:val="en-US" w:eastAsia="zh-CN"/>
        </w:rPr>
      </w:pPr>
      <w:r>
        <w:rPr>
          <w:rFonts w:hint="eastAsia" w:ascii="黑体" w:hAnsi="黑体" w:eastAsia="黑体" w:cs="黑体"/>
          <w:bCs/>
          <w:sz w:val="32"/>
          <w:szCs w:val="32"/>
          <w:lang w:val="en-US" w:eastAsia="zh-CN"/>
        </w:rPr>
        <w:br w:type="page"/>
      </w:r>
    </w:p>
    <w:p w14:paraId="34607AE9">
      <w:pPr>
        <w:numPr>
          <w:ilvl w:val="-1"/>
          <w:numId w:val="0"/>
        </w:numPr>
        <w:spacing w:line="560" w:lineRule="exact"/>
        <w:ind w:firstLine="0" w:firstLineChars="0"/>
        <w:jc w:val="left"/>
        <w:outlineLvl w:val="0"/>
        <w:rPr>
          <w:rFonts w:hint="eastAsia" w:ascii="黑体" w:hAnsi="黑体" w:eastAsia="黑体" w:cs="黑体"/>
          <w:bCs/>
          <w:sz w:val="32"/>
          <w:szCs w:val="32"/>
          <w:lang w:val="en-US" w:eastAsia="zh-CN"/>
        </w:rPr>
      </w:pPr>
      <w:commentRangeStart w:id="4"/>
      <w:bookmarkStart w:id="25" w:name="_Toc9250"/>
      <w:bookmarkStart w:id="26" w:name="_Toc6436"/>
      <w:bookmarkStart w:id="27" w:name="_Toc25816"/>
      <w:bookmarkStart w:id="28" w:name="OLE_LINK15"/>
      <w:r>
        <w:rPr>
          <w:rFonts w:hint="eastAsia" w:ascii="黑体" w:hAnsi="黑体" w:eastAsia="黑体" w:cs="黑体"/>
          <w:bCs/>
          <w:sz w:val="32"/>
          <w:szCs w:val="32"/>
          <w:lang w:val="en-US" w:eastAsia="zh-CN"/>
        </w:rPr>
        <w:t>四、分阶段业务功能与流程细则</w:t>
      </w:r>
      <w:bookmarkEnd w:id="25"/>
      <w:bookmarkEnd w:id="26"/>
      <w:bookmarkEnd w:id="27"/>
    </w:p>
    <w:p w14:paraId="06DC7E70">
      <w:pPr>
        <w:numPr>
          <w:ilvl w:val="0"/>
          <w:numId w:val="1"/>
        </w:numPr>
        <w:spacing w:line="560" w:lineRule="exact"/>
        <w:ind w:firstLine="640" w:firstLineChars="200"/>
        <w:jc w:val="left"/>
        <w:outlineLvl w:val="1"/>
        <w:rPr>
          <w:rFonts w:hint="eastAsia" w:ascii="楷体_GB2312" w:hAnsi="楷体_GB2312" w:eastAsia="楷体_GB2312" w:cs="楷体_GB2312"/>
          <w:bCs/>
          <w:sz w:val="32"/>
          <w:szCs w:val="32"/>
        </w:rPr>
      </w:pPr>
      <w:r>
        <w:rPr>
          <w:rFonts w:hint="eastAsia" w:ascii="楷体_GB2312" w:hAnsi="楷体_GB2312" w:eastAsia="楷体_GB2312" w:cs="楷体_GB2312"/>
          <w:bCs/>
          <w:sz w:val="32"/>
          <w:szCs w:val="32"/>
        </w:rPr>
        <w:t>项目总览</w:t>
      </w:r>
      <w:bookmarkEnd w:id="28"/>
    </w:p>
    <w:p w14:paraId="45A71330">
      <w:pPr>
        <w:spacing w:line="580" w:lineRule="exact"/>
        <w:ind w:firstLine="420" w:firstLineChars="200"/>
        <w:jc w:val="left"/>
        <w:outlineLvl w:val="2"/>
        <w:rPr>
          <w:rFonts w:ascii="仿宋_GB2312" w:hAnsi="仿宋_GB2312" w:eastAsia="仿宋_GB2312" w:cs="仿宋_GB2312"/>
          <w:sz w:val="32"/>
          <w:szCs w:val="32"/>
        </w:rPr>
      </w:pPr>
      <w:r>
        <w:drawing>
          <wp:anchor distT="0" distB="0" distL="114300" distR="114300" simplePos="0" relativeHeight="251659264" behindDoc="1" locked="0" layoutInCell="1" allowOverlap="1">
            <wp:simplePos x="0" y="0"/>
            <wp:positionH relativeFrom="column">
              <wp:posOffset>-146050</wp:posOffset>
            </wp:positionH>
            <wp:positionV relativeFrom="paragraph">
              <wp:posOffset>248920</wp:posOffset>
            </wp:positionV>
            <wp:extent cx="5555615" cy="1567180"/>
            <wp:effectExtent l="0" t="0" r="6985" b="4445"/>
            <wp:wrapTight wrapText="bothSides">
              <wp:wrapPolygon>
                <wp:start x="0" y="0"/>
                <wp:lineTo x="0" y="21530"/>
                <wp:lineTo x="21553" y="21530"/>
                <wp:lineTo x="21553" y="0"/>
                <wp:lineTo x="0" y="0"/>
              </wp:wrapPolygon>
            </wp:wrapTight>
            <wp:docPr id="3" name="图片 10" descr="C:/Users/56217/Desktop/更新附件2架构图.png更新附件2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 descr="C:/Users/56217/Desktop/更新附件2架构图.png更新附件2架构图"/>
                    <pic:cNvPicPr>
                      <a:picLocks noChangeAspect="1"/>
                    </pic:cNvPicPr>
                  </pic:nvPicPr>
                  <pic:blipFill>
                    <a:blip r:embed="rId9"/>
                    <a:srcRect l="203" r="203"/>
                    <a:stretch>
                      <a:fillRect/>
                    </a:stretch>
                  </pic:blipFill>
                  <pic:spPr>
                    <a:xfrm>
                      <a:off x="0" y="0"/>
                      <a:ext cx="5555615" cy="1567180"/>
                    </a:xfrm>
                    <a:prstGeom prst="rect">
                      <a:avLst/>
                    </a:prstGeom>
                    <a:noFill/>
                    <a:ln>
                      <a:noFill/>
                    </a:ln>
                  </pic:spPr>
                </pic:pic>
              </a:graphicData>
            </a:graphic>
          </wp:anchor>
        </w:drawing>
      </w:r>
      <w:r>
        <w:rPr>
          <w:rFonts w:hint="eastAsia" w:ascii="仿宋_GB2312" w:hAnsi="仿宋_GB2312" w:eastAsia="仿宋_GB2312" w:cs="仿宋_GB2312"/>
          <w:sz w:val="32"/>
          <w:szCs w:val="32"/>
        </w:rPr>
        <w:t>1.项目台账</w:t>
      </w:r>
    </w:p>
    <w:p w14:paraId="29ECE563">
      <w:pPr>
        <w:spacing w:line="580" w:lineRule="exact"/>
        <w:ind w:firstLine="640" w:firstLineChars="200"/>
        <w:jc w:val="left"/>
        <w:rPr>
          <w:rFonts w:ascii="仿宋_GB2312" w:hAnsi="仿宋_GB2312" w:eastAsia="仿宋_GB2312" w:cs="仿宋_GB2312"/>
          <w:sz w:val="32"/>
          <w:szCs w:val="32"/>
        </w:rPr>
      </w:pPr>
      <w:r>
        <w:rPr>
          <w:rFonts w:hint="eastAsia" w:ascii="仿宋_GB2312" w:hAnsi="仿宋_GB2312" w:eastAsia="仿宋_GB2312" w:cs="仿宋_GB2312"/>
          <w:sz w:val="32"/>
          <w:szCs w:val="32"/>
        </w:rPr>
        <w:t>台账数据由平台自动归集立项、实施、验收全流程填报信息生成，无需二级单位手工填报录入。依托下方台账字段实现公司预研项目标准化建档，支持按项目渠道类别项目状态、项目开始时间等多维度组合筛选，提供自定义列配置、批量导出Excel功能；支持点击项目名称跳转至项目全生命周期详情页，溯源立项资料、里程碑进展、经费使用、验收归档、科研成果等信息，台账数据随各业务节点填报实时自动更新，满足项目盘点、数据摸排、统筹统计需求。</w:t>
      </w:r>
    </w:p>
    <w:p w14:paraId="47A2F081">
      <w:pPr>
        <w:spacing w:line="580" w:lineRule="exact"/>
        <w:ind w:firstLine="640" w:firstLineChars="200"/>
        <w:jc w:val="left"/>
        <w:rPr>
          <w:rFonts w:ascii="仿宋_GB2312" w:hAnsi="仿宋_GB2312" w:eastAsia="仿宋_GB2312" w:cs="仿宋_GB2312"/>
          <w:sz w:val="32"/>
          <w:szCs w:val="32"/>
        </w:rPr>
      </w:pPr>
      <w:r>
        <w:rPr>
          <w:rFonts w:hint="eastAsia" w:ascii="仿宋_GB2312" w:hAnsi="仿宋_GB2312" w:eastAsia="仿宋_GB2312" w:cs="仿宋_GB2312"/>
          <w:sz w:val="32"/>
          <w:szCs w:val="32"/>
        </w:rPr>
        <w:t>台账主要包括</w:t>
      </w:r>
      <w:r>
        <w:rPr>
          <w:rFonts w:hint="eastAsia" w:ascii="仿宋_GB2312" w:hAnsi="仿宋_GB2312" w:eastAsia="仿宋_GB2312" w:cs="仿宋_GB2312"/>
          <w:sz w:val="32"/>
          <w:szCs w:val="32"/>
          <w:lang w:eastAsia="zh-CN"/>
        </w:rPr>
        <w:t>八</w:t>
      </w:r>
      <w:r>
        <w:rPr>
          <w:rFonts w:hint="eastAsia" w:ascii="仿宋_GB2312" w:hAnsi="仿宋_GB2312" w:eastAsia="仿宋_GB2312" w:cs="仿宋_GB2312"/>
          <w:sz w:val="32"/>
          <w:szCs w:val="32"/>
        </w:rPr>
        <w:t>部分：项目所属信息、</w:t>
      </w:r>
      <w:r>
        <w:rPr>
          <w:rFonts w:hint="eastAsia" w:ascii="仿宋_GB2312" w:hAnsi="仿宋_GB2312" w:eastAsia="仿宋_GB2312" w:cs="仿宋_GB2312"/>
          <w:sz w:val="32"/>
          <w:szCs w:val="32"/>
          <w:lang w:eastAsia="zh-CN"/>
        </w:rPr>
        <w:t>主要工作内容、</w:t>
      </w:r>
      <w:r>
        <w:rPr>
          <w:rFonts w:hint="eastAsia" w:ascii="仿宋_GB2312" w:hAnsi="仿宋_GB2312" w:eastAsia="仿宋_GB2312" w:cs="仿宋_GB2312"/>
          <w:sz w:val="32"/>
          <w:szCs w:val="32"/>
        </w:rPr>
        <w:t>团队、科研年度目标、科研经费情况、</w:t>
      </w:r>
      <w:r>
        <w:rPr>
          <w:rFonts w:hint="eastAsia" w:ascii="仿宋_GB2312" w:hAnsi="仿宋_GB2312" w:eastAsia="仿宋_GB2312" w:cs="仿宋_GB2312"/>
          <w:sz w:val="32"/>
          <w:szCs w:val="32"/>
          <w:lang w:eastAsia="zh-CN"/>
        </w:rPr>
        <w:t>交付物、</w:t>
      </w:r>
      <w:r>
        <w:rPr>
          <w:rFonts w:hint="eastAsia" w:ascii="仿宋_GB2312" w:hAnsi="仿宋_GB2312" w:eastAsia="仿宋_GB2312" w:cs="仿宋_GB2312"/>
          <w:sz w:val="32"/>
          <w:szCs w:val="32"/>
        </w:rPr>
        <w:t>协作单位评价</w:t>
      </w:r>
      <w:r>
        <w:rPr>
          <w:rFonts w:hint="eastAsia" w:ascii="仿宋_GB2312" w:hAnsi="仿宋_GB2312" w:eastAsia="仿宋_GB2312" w:cs="仿宋_GB2312"/>
          <w:sz w:val="32"/>
          <w:szCs w:val="32"/>
          <w:lang w:eastAsia="zh-CN"/>
        </w:rPr>
        <w:t>、成果转化</w:t>
      </w:r>
      <w:r>
        <w:rPr>
          <w:rFonts w:hint="eastAsia" w:ascii="仿宋_GB2312" w:hAnsi="仿宋_GB2312" w:eastAsia="仿宋_GB2312" w:cs="仿宋_GB2312"/>
          <w:sz w:val="32"/>
          <w:szCs w:val="32"/>
        </w:rPr>
        <w:t>。</w:t>
      </w:r>
    </w:p>
    <w:p w14:paraId="6C97D516">
      <w:pPr>
        <w:spacing w:line="580" w:lineRule="exact"/>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项目所属信息表头如下：</w:t>
      </w:r>
    </w:p>
    <w:tbl>
      <w:tblPr>
        <w:tblStyle w:val="8"/>
        <w:tblW w:w="87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7"/>
        <w:gridCol w:w="356"/>
        <w:gridCol w:w="431"/>
        <w:gridCol w:w="469"/>
        <w:gridCol w:w="544"/>
        <w:gridCol w:w="487"/>
        <w:gridCol w:w="525"/>
        <w:gridCol w:w="657"/>
        <w:gridCol w:w="468"/>
        <w:gridCol w:w="450"/>
        <w:gridCol w:w="506"/>
        <w:gridCol w:w="507"/>
        <w:gridCol w:w="544"/>
        <w:gridCol w:w="543"/>
        <w:gridCol w:w="507"/>
        <w:gridCol w:w="731"/>
        <w:gridCol w:w="542"/>
      </w:tblGrid>
      <w:tr w14:paraId="29612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54" w:type="dxa"/>
            <w:gridSpan w:val="17"/>
            <w:noWrap w:val="0"/>
            <w:tcMar>
              <w:top w:w="0" w:type="dxa"/>
              <w:left w:w="0" w:type="dxa"/>
              <w:bottom w:w="0" w:type="dxa"/>
              <w:right w:w="0" w:type="dxa"/>
            </w:tcMar>
            <w:vAlign w:val="center"/>
          </w:tcPr>
          <w:p w14:paraId="7370F8AA">
            <w:pPr>
              <w:spacing w:line="360" w:lineRule="exact"/>
              <w:jc w:val="center"/>
              <w:rPr>
                <w:rFonts w:hint="eastAsia" w:ascii="黑体" w:hAnsi="黑体" w:eastAsia="黑体" w:cs="黑体"/>
                <w:sz w:val="24"/>
                <w:szCs w:val="24"/>
              </w:rPr>
            </w:pPr>
            <w:r>
              <w:rPr>
                <w:rFonts w:hint="eastAsia" w:ascii="黑体" w:hAnsi="黑体" w:eastAsia="黑体" w:cs="黑体"/>
                <w:sz w:val="24"/>
                <w:szCs w:val="24"/>
              </w:rPr>
              <w:t>项目所属信息表</w:t>
            </w:r>
          </w:p>
        </w:tc>
      </w:tr>
      <w:tr w14:paraId="3C335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 w:type="dxa"/>
            <w:noWrap w:val="0"/>
            <w:tcMar>
              <w:top w:w="0" w:type="dxa"/>
              <w:left w:w="0" w:type="dxa"/>
              <w:bottom w:w="0" w:type="dxa"/>
              <w:right w:w="0" w:type="dxa"/>
            </w:tcMar>
            <w:vAlign w:val="center"/>
          </w:tcPr>
          <w:p w14:paraId="3B384AF3">
            <w:pPr>
              <w:spacing w:line="360" w:lineRule="exact"/>
              <w:jc w:val="center"/>
              <w:rPr>
                <w:rFonts w:hint="eastAsia" w:ascii="黑体" w:hAnsi="黑体" w:eastAsia="黑体" w:cs="仿宋_GB2312"/>
                <w:sz w:val="21"/>
                <w:szCs w:val="21"/>
              </w:rPr>
            </w:pPr>
            <w:r>
              <w:rPr>
                <w:rFonts w:hint="eastAsia" w:ascii="黑体" w:hAnsi="黑体" w:eastAsia="黑体" w:cs="黑体"/>
                <w:sz w:val="21"/>
                <w:szCs w:val="21"/>
                <w:lang w:val="en-US" w:eastAsia="zh-CN"/>
              </w:rPr>
              <w:t>项目</w:t>
            </w:r>
            <w:r>
              <w:rPr>
                <w:rFonts w:hint="eastAsia" w:ascii="黑体" w:hAnsi="黑体" w:eastAsia="黑体" w:cs="黑体"/>
                <w:sz w:val="21"/>
                <w:szCs w:val="21"/>
              </w:rPr>
              <w:t>编号</w:t>
            </w:r>
          </w:p>
        </w:tc>
        <w:tc>
          <w:tcPr>
            <w:tcW w:w="356" w:type="dxa"/>
            <w:noWrap w:val="0"/>
            <w:tcMar>
              <w:top w:w="0" w:type="dxa"/>
              <w:left w:w="0" w:type="dxa"/>
              <w:bottom w:w="0" w:type="dxa"/>
              <w:right w:w="0" w:type="dxa"/>
            </w:tcMar>
            <w:vAlign w:val="center"/>
          </w:tcPr>
          <w:p w14:paraId="74F6B9BE">
            <w:pPr>
              <w:spacing w:line="360" w:lineRule="exact"/>
              <w:jc w:val="center"/>
              <w:rPr>
                <w:rFonts w:hint="eastAsia" w:ascii="黑体" w:hAnsi="黑体" w:eastAsia="黑体" w:cs="仿宋_GB2312"/>
                <w:sz w:val="21"/>
                <w:szCs w:val="21"/>
                <w:lang w:val="en-US" w:eastAsia="zh-CN"/>
              </w:rPr>
            </w:pPr>
            <w:r>
              <w:rPr>
                <w:rFonts w:hint="eastAsia" w:ascii="黑体" w:hAnsi="黑体" w:eastAsia="黑体" w:cs="仿宋_GB2312"/>
                <w:sz w:val="21"/>
                <w:szCs w:val="21"/>
                <w:lang w:val="en-US" w:eastAsia="zh-CN"/>
              </w:rPr>
              <w:t>级别</w:t>
            </w:r>
          </w:p>
        </w:tc>
        <w:tc>
          <w:tcPr>
            <w:tcW w:w="431" w:type="dxa"/>
            <w:noWrap w:val="0"/>
            <w:tcMar>
              <w:top w:w="0" w:type="dxa"/>
              <w:left w:w="0" w:type="dxa"/>
              <w:bottom w:w="0" w:type="dxa"/>
              <w:right w:w="0" w:type="dxa"/>
            </w:tcMar>
            <w:vAlign w:val="center"/>
          </w:tcPr>
          <w:p w14:paraId="7475652C">
            <w:pPr>
              <w:spacing w:line="360" w:lineRule="exact"/>
              <w:jc w:val="center"/>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立项部门</w:t>
            </w:r>
          </w:p>
        </w:tc>
        <w:tc>
          <w:tcPr>
            <w:tcW w:w="469" w:type="dxa"/>
            <w:noWrap w:val="0"/>
            <w:tcMar>
              <w:top w:w="0" w:type="dxa"/>
              <w:left w:w="0" w:type="dxa"/>
              <w:bottom w:w="0" w:type="dxa"/>
              <w:right w:w="0" w:type="dxa"/>
            </w:tcMar>
            <w:vAlign w:val="center"/>
          </w:tcPr>
          <w:p w14:paraId="44047F02">
            <w:pPr>
              <w:spacing w:line="360" w:lineRule="exact"/>
              <w:jc w:val="cente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项目渠道</w:t>
            </w:r>
          </w:p>
        </w:tc>
        <w:tc>
          <w:tcPr>
            <w:tcW w:w="544" w:type="dxa"/>
            <w:noWrap w:val="0"/>
            <w:tcMar>
              <w:top w:w="0" w:type="dxa"/>
              <w:left w:w="0" w:type="dxa"/>
              <w:bottom w:w="0" w:type="dxa"/>
              <w:right w:w="0" w:type="dxa"/>
            </w:tcMar>
            <w:vAlign w:val="center"/>
          </w:tcPr>
          <w:p w14:paraId="7E0D11D8">
            <w:pPr>
              <w:spacing w:line="360" w:lineRule="exact"/>
              <w:jc w:val="center"/>
              <w:rPr>
                <w:rFonts w:hint="eastAsia" w:ascii="黑体" w:hAnsi="黑体" w:eastAsia="黑体" w:cs="仿宋_GB2312"/>
                <w:sz w:val="21"/>
                <w:szCs w:val="21"/>
                <w:lang w:eastAsia="zh-CN"/>
              </w:rPr>
            </w:pPr>
            <w:r>
              <w:rPr>
                <w:rFonts w:hint="eastAsia" w:ascii="黑体" w:hAnsi="黑体" w:eastAsia="黑体" w:cs="仿宋_GB2312"/>
                <w:sz w:val="21"/>
                <w:szCs w:val="21"/>
                <w:lang w:eastAsia="zh-CN"/>
              </w:rPr>
              <w:t>一级专业</w:t>
            </w:r>
          </w:p>
        </w:tc>
        <w:tc>
          <w:tcPr>
            <w:tcW w:w="487" w:type="dxa"/>
            <w:noWrap w:val="0"/>
            <w:tcMar>
              <w:top w:w="0" w:type="dxa"/>
              <w:left w:w="0" w:type="dxa"/>
              <w:bottom w:w="0" w:type="dxa"/>
              <w:right w:w="0" w:type="dxa"/>
            </w:tcMar>
            <w:vAlign w:val="center"/>
          </w:tcPr>
          <w:p w14:paraId="355E27D6">
            <w:pPr>
              <w:spacing w:line="360" w:lineRule="exact"/>
              <w:jc w:val="center"/>
              <w:rPr>
                <w:rFonts w:hint="eastAsia" w:ascii="黑体" w:hAnsi="黑体" w:eastAsia="黑体" w:cs="仿宋_GB2312"/>
                <w:sz w:val="21"/>
                <w:szCs w:val="21"/>
                <w:lang w:eastAsia="zh-CN"/>
              </w:rPr>
            </w:pPr>
            <w:r>
              <w:rPr>
                <w:rFonts w:hint="eastAsia" w:ascii="黑体" w:hAnsi="黑体" w:eastAsia="黑体" w:cs="仿宋_GB2312"/>
                <w:sz w:val="21"/>
                <w:szCs w:val="21"/>
                <w:lang w:eastAsia="zh-CN"/>
              </w:rPr>
              <w:t>二级专业</w:t>
            </w:r>
          </w:p>
        </w:tc>
        <w:tc>
          <w:tcPr>
            <w:tcW w:w="525" w:type="dxa"/>
            <w:noWrap w:val="0"/>
            <w:tcMar>
              <w:top w:w="0" w:type="dxa"/>
              <w:left w:w="0" w:type="dxa"/>
              <w:bottom w:w="0" w:type="dxa"/>
              <w:right w:w="0" w:type="dxa"/>
            </w:tcMar>
            <w:vAlign w:val="center"/>
          </w:tcPr>
          <w:p w14:paraId="74C82073">
            <w:pPr>
              <w:spacing w:line="360" w:lineRule="exact"/>
              <w:jc w:val="center"/>
              <w:rPr>
                <w:rFonts w:hint="eastAsia" w:ascii="黑体" w:hAnsi="黑体" w:eastAsia="黑体" w:cs="仿宋_GB2312"/>
                <w:sz w:val="21"/>
                <w:szCs w:val="21"/>
                <w:lang w:eastAsia="zh-CN"/>
              </w:rPr>
            </w:pPr>
            <w:r>
              <w:rPr>
                <w:rFonts w:hint="eastAsia" w:ascii="黑体" w:hAnsi="黑体" w:eastAsia="黑体" w:cs="仿宋_GB2312"/>
                <w:sz w:val="21"/>
                <w:szCs w:val="21"/>
                <w:lang w:eastAsia="zh-CN"/>
              </w:rPr>
              <w:t>项目名称</w:t>
            </w:r>
          </w:p>
        </w:tc>
        <w:tc>
          <w:tcPr>
            <w:tcW w:w="657" w:type="dxa"/>
            <w:noWrap w:val="0"/>
            <w:tcMar>
              <w:top w:w="0" w:type="dxa"/>
              <w:left w:w="0" w:type="dxa"/>
              <w:bottom w:w="0" w:type="dxa"/>
              <w:right w:w="0" w:type="dxa"/>
            </w:tcMar>
            <w:vAlign w:val="center"/>
          </w:tcPr>
          <w:p w14:paraId="4EE61F31">
            <w:pPr>
              <w:spacing w:line="360" w:lineRule="exact"/>
              <w:jc w:val="center"/>
              <w:rPr>
                <w:rFonts w:hint="default" w:ascii="黑体" w:hAnsi="黑体" w:eastAsia="黑体" w:cs="仿宋_GB2312"/>
                <w:sz w:val="21"/>
                <w:szCs w:val="21"/>
                <w:lang w:val="en-US" w:eastAsia="zh-CN"/>
              </w:rPr>
            </w:pPr>
            <w:r>
              <w:rPr>
                <w:rFonts w:hint="eastAsia" w:ascii="黑体" w:hAnsi="黑体" w:eastAsia="黑体" w:cs="仿宋_GB2312"/>
                <w:sz w:val="21"/>
                <w:szCs w:val="21"/>
                <w:lang w:eastAsia="zh-CN"/>
              </w:rPr>
              <w:t>管理</w:t>
            </w:r>
            <w:r>
              <w:rPr>
                <w:rFonts w:hint="eastAsia" w:ascii="黑体" w:hAnsi="黑体" w:eastAsia="黑体" w:cs="仿宋_GB2312"/>
                <w:sz w:val="21"/>
                <w:szCs w:val="21"/>
                <w:lang w:val="en-US" w:eastAsia="zh-CN"/>
              </w:rPr>
              <w:t>/需求单位</w:t>
            </w:r>
          </w:p>
        </w:tc>
        <w:tc>
          <w:tcPr>
            <w:tcW w:w="468" w:type="dxa"/>
            <w:noWrap w:val="0"/>
            <w:tcMar>
              <w:top w:w="0" w:type="dxa"/>
              <w:left w:w="0" w:type="dxa"/>
              <w:bottom w:w="0" w:type="dxa"/>
              <w:right w:w="0" w:type="dxa"/>
            </w:tcMar>
            <w:vAlign w:val="center"/>
          </w:tcPr>
          <w:p w14:paraId="49A207A7">
            <w:pPr>
              <w:spacing w:line="360" w:lineRule="exact"/>
              <w:jc w:val="center"/>
              <w:rPr>
                <w:rFonts w:hint="eastAsia" w:ascii="黑体" w:hAnsi="黑体" w:eastAsia="黑体" w:cs="仿宋_GB2312"/>
                <w:sz w:val="21"/>
                <w:szCs w:val="21"/>
                <w:lang w:eastAsia="zh-CN"/>
              </w:rPr>
            </w:pPr>
            <w:r>
              <w:rPr>
                <w:rFonts w:hint="eastAsia" w:ascii="黑体" w:hAnsi="黑体" w:eastAsia="黑体" w:cs="仿宋_GB2312"/>
                <w:sz w:val="21"/>
                <w:szCs w:val="21"/>
                <w:lang w:eastAsia="zh-CN"/>
              </w:rPr>
              <w:t>责任单位</w:t>
            </w:r>
          </w:p>
        </w:tc>
        <w:tc>
          <w:tcPr>
            <w:tcW w:w="450" w:type="dxa"/>
            <w:noWrap w:val="0"/>
            <w:tcMar>
              <w:top w:w="0" w:type="dxa"/>
              <w:left w:w="0" w:type="dxa"/>
              <w:bottom w:w="0" w:type="dxa"/>
              <w:right w:w="0" w:type="dxa"/>
            </w:tcMar>
            <w:vAlign w:val="center"/>
          </w:tcPr>
          <w:p w14:paraId="36D4CD87">
            <w:pPr>
              <w:spacing w:line="360" w:lineRule="exact"/>
              <w:jc w:val="center"/>
              <w:rPr>
                <w:rFonts w:hint="eastAsia" w:ascii="黑体" w:hAnsi="黑体" w:eastAsia="黑体" w:cs="仿宋_GB2312"/>
                <w:sz w:val="21"/>
                <w:szCs w:val="21"/>
                <w:lang w:eastAsia="zh-CN"/>
              </w:rPr>
            </w:pPr>
            <w:r>
              <w:rPr>
                <w:rFonts w:hint="eastAsia" w:ascii="黑体" w:hAnsi="黑体" w:eastAsia="黑体" w:cs="仿宋_GB2312"/>
                <w:sz w:val="21"/>
                <w:szCs w:val="21"/>
                <w:lang w:eastAsia="zh-CN"/>
              </w:rPr>
              <w:t>项目状态</w:t>
            </w:r>
          </w:p>
        </w:tc>
        <w:tc>
          <w:tcPr>
            <w:tcW w:w="506" w:type="dxa"/>
            <w:noWrap w:val="0"/>
            <w:tcMar>
              <w:top w:w="0" w:type="dxa"/>
              <w:left w:w="0" w:type="dxa"/>
              <w:bottom w:w="0" w:type="dxa"/>
              <w:right w:w="0" w:type="dxa"/>
            </w:tcMar>
            <w:vAlign w:val="center"/>
          </w:tcPr>
          <w:p w14:paraId="774BBAEE">
            <w:pPr>
              <w:spacing w:line="360" w:lineRule="exact"/>
              <w:jc w:val="center"/>
              <w:rPr>
                <w:rFonts w:hint="default" w:ascii="黑体" w:hAnsi="黑体" w:eastAsia="黑体" w:cs="仿宋_GB2312"/>
                <w:sz w:val="21"/>
                <w:szCs w:val="21"/>
                <w:lang w:val="en-US" w:eastAsia="zh-CN"/>
              </w:rPr>
            </w:pPr>
            <w:r>
              <w:rPr>
                <w:rFonts w:hint="eastAsia" w:ascii="黑体" w:hAnsi="黑体" w:eastAsia="黑体" w:cs="仿宋_GB2312"/>
                <w:sz w:val="21"/>
                <w:szCs w:val="21"/>
                <w:lang w:val="en-US" w:eastAsia="zh-CN"/>
              </w:rPr>
              <w:t>验收状态</w:t>
            </w:r>
          </w:p>
        </w:tc>
        <w:tc>
          <w:tcPr>
            <w:tcW w:w="507" w:type="dxa"/>
            <w:noWrap w:val="0"/>
            <w:tcMar>
              <w:top w:w="0" w:type="dxa"/>
              <w:left w:w="0" w:type="dxa"/>
              <w:bottom w:w="0" w:type="dxa"/>
              <w:right w:w="0" w:type="dxa"/>
            </w:tcMar>
            <w:vAlign w:val="center"/>
          </w:tcPr>
          <w:p w14:paraId="61CCFF71">
            <w:pPr>
              <w:spacing w:line="360" w:lineRule="exact"/>
              <w:jc w:val="center"/>
              <w:rPr>
                <w:rFonts w:hint="eastAsia" w:ascii="黑体" w:hAnsi="黑体" w:eastAsia="黑体" w:cs="仿宋_GB2312"/>
                <w:sz w:val="21"/>
                <w:szCs w:val="21"/>
                <w:lang w:val="en-US" w:eastAsia="zh-CN"/>
              </w:rPr>
            </w:pPr>
            <w:r>
              <w:rPr>
                <w:rFonts w:hint="eastAsia" w:ascii="黑体" w:hAnsi="黑体" w:eastAsia="黑体" w:cs="仿宋_GB2312"/>
                <w:sz w:val="21"/>
                <w:szCs w:val="21"/>
                <w:lang w:val="en-US" w:eastAsia="zh-CN"/>
              </w:rPr>
              <w:t>项目目标</w:t>
            </w:r>
          </w:p>
        </w:tc>
        <w:tc>
          <w:tcPr>
            <w:tcW w:w="544" w:type="dxa"/>
            <w:noWrap w:val="0"/>
            <w:tcMar>
              <w:top w:w="0" w:type="dxa"/>
              <w:left w:w="0" w:type="dxa"/>
              <w:bottom w:w="0" w:type="dxa"/>
              <w:right w:w="0" w:type="dxa"/>
            </w:tcMar>
            <w:vAlign w:val="center"/>
          </w:tcPr>
          <w:p w14:paraId="35E7AFC5">
            <w:pPr>
              <w:spacing w:line="360" w:lineRule="exact"/>
              <w:jc w:val="center"/>
              <w:rPr>
                <w:rFonts w:hint="eastAsia" w:ascii="黑体" w:hAnsi="黑体" w:eastAsia="黑体" w:cs="仿宋_GB2312"/>
                <w:sz w:val="21"/>
                <w:szCs w:val="21"/>
                <w:lang w:val="en-US" w:eastAsia="zh-CN" w:bidi="ar-SA"/>
              </w:rPr>
            </w:pPr>
            <w:r>
              <w:rPr>
                <w:rFonts w:hint="eastAsia" w:ascii="黑体" w:hAnsi="黑体" w:eastAsia="黑体" w:cs="仿宋_GB2312"/>
                <w:sz w:val="21"/>
                <w:szCs w:val="21"/>
                <w:lang w:val="en-US" w:eastAsia="zh-CN" w:bidi="ar-SA"/>
              </w:rPr>
              <w:t>项目立项年月</w:t>
            </w:r>
          </w:p>
        </w:tc>
        <w:tc>
          <w:tcPr>
            <w:tcW w:w="543" w:type="dxa"/>
            <w:noWrap w:val="0"/>
            <w:tcMar>
              <w:top w:w="0" w:type="dxa"/>
              <w:left w:w="0" w:type="dxa"/>
              <w:bottom w:w="0" w:type="dxa"/>
              <w:right w:w="0" w:type="dxa"/>
            </w:tcMar>
            <w:vAlign w:val="center"/>
          </w:tcPr>
          <w:p w14:paraId="73C5749B">
            <w:pPr>
              <w:spacing w:line="360" w:lineRule="exact"/>
              <w:jc w:val="center"/>
              <w:rPr>
                <w:rFonts w:hint="eastAsia" w:ascii="黑体" w:hAnsi="黑体" w:eastAsia="黑体" w:cs="仿宋_GB2312"/>
                <w:sz w:val="21"/>
                <w:szCs w:val="21"/>
                <w:lang w:val="en-US" w:eastAsia="zh-CN" w:bidi="ar-SA"/>
              </w:rPr>
            </w:pPr>
            <w:r>
              <w:rPr>
                <w:rFonts w:hint="eastAsia" w:ascii="黑体" w:hAnsi="黑体" w:eastAsia="黑体" w:cs="仿宋_GB2312"/>
                <w:sz w:val="21"/>
                <w:szCs w:val="21"/>
                <w:lang w:val="en-US" w:eastAsia="zh-CN" w:bidi="ar-SA"/>
              </w:rPr>
              <w:t>项目结束年月</w:t>
            </w:r>
          </w:p>
        </w:tc>
        <w:tc>
          <w:tcPr>
            <w:tcW w:w="507" w:type="dxa"/>
            <w:noWrap w:val="0"/>
            <w:tcMar>
              <w:top w:w="0" w:type="dxa"/>
              <w:left w:w="0" w:type="dxa"/>
              <w:bottom w:w="0" w:type="dxa"/>
              <w:right w:w="0" w:type="dxa"/>
            </w:tcMar>
            <w:vAlign w:val="center"/>
          </w:tcPr>
          <w:p w14:paraId="0A8AE612">
            <w:pPr>
              <w:spacing w:line="360" w:lineRule="exact"/>
              <w:jc w:val="center"/>
              <w:rPr>
                <w:rFonts w:hint="eastAsia" w:ascii="黑体" w:hAnsi="黑体" w:eastAsia="黑体" w:cs="仿宋_GB2312"/>
                <w:sz w:val="21"/>
                <w:szCs w:val="21"/>
                <w:lang w:val="en-US" w:eastAsia="zh-CN" w:bidi="ar-SA"/>
              </w:rPr>
            </w:pPr>
            <w:r>
              <w:rPr>
                <w:rFonts w:hint="eastAsia" w:ascii="黑体" w:hAnsi="黑体" w:eastAsia="黑体" w:cs="仿宋_GB2312"/>
                <w:sz w:val="21"/>
                <w:szCs w:val="21"/>
                <w:lang w:val="en-US" w:eastAsia="zh-CN" w:bidi="ar-SA"/>
              </w:rPr>
              <w:t>项目周期</w:t>
            </w:r>
          </w:p>
        </w:tc>
        <w:tc>
          <w:tcPr>
            <w:tcW w:w="731" w:type="dxa"/>
            <w:noWrap w:val="0"/>
            <w:tcMar>
              <w:top w:w="0" w:type="dxa"/>
              <w:left w:w="0" w:type="dxa"/>
              <w:bottom w:w="0" w:type="dxa"/>
              <w:right w:w="0" w:type="dxa"/>
            </w:tcMar>
            <w:vAlign w:val="center"/>
          </w:tcPr>
          <w:p w14:paraId="5908411E">
            <w:pPr>
              <w:spacing w:line="360" w:lineRule="exact"/>
              <w:jc w:val="center"/>
              <w:rPr>
                <w:rFonts w:hint="eastAsia" w:ascii="黑体" w:hAnsi="黑体" w:eastAsia="黑体" w:cs="仿宋_GB2312"/>
                <w:sz w:val="21"/>
                <w:szCs w:val="21"/>
                <w:lang w:val="en-US" w:eastAsia="zh-CN" w:bidi="ar-SA"/>
              </w:rPr>
            </w:pPr>
            <w:r>
              <w:rPr>
                <w:rFonts w:hint="eastAsia" w:ascii="黑体" w:hAnsi="黑体" w:eastAsia="黑体" w:cs="仿宋_GB2312"/>
                <w:sz w:val="21"/>
                <w:szCs w:val="21"/>
                <w:lang w:val="en-US" w:eastAsia="zh-CN" w:bidi="ar-SA"/>
              </w:rPr>
              <w:t>成果转化情况</w:t>
            </w:r>
          </w:p>
        </w:tc>
        <w:tc>
          <w:tcPr>
            <w:tcW w:w="542" w:type="dxa"/>
            <w:noWrap w:val="0"/>
            <w:tcMar>
              <w:top w:w="0" w:type="dxa"/>
              <w:left w:w="0" w:type="dxa"/>
              <w:bottom w:w="0" w:type="dxa"/>
              <w:right w:w="0" w:type="dxa"/>
            </w:tcMar>
            <w:vAlign w:val="center"/>
          </w:tcPr>
          <w:p w14:paraId="40A08A2C">
            <w:pPr>
              <w:spacing w:line="360" w:lineRule="exact"/>
              <w:jc w:val="center"/>
              <w:rPr>
                <w:rFonts w:hint="eastAsia" w:ascii="黑体" w:hAnsi="黑体" w:eastAsia="黑体" w:cs="仿宋_GB2312"/>
                <w:sz w:val="21"/>
                <w:szCs w:val="21"/>
              </w:rPr>
            </w:pPr>
            <w:r>
              <w:rPr>
                <w:rFonts w:hint="eastAsia" w:ascii="黑体" w:hAnsi="黑体" w:eastAsia="黑体" w:cs="黑体"/>
                <w:sz w:val="21"/>
                <w:szCs w:val="21"/>
              </w:rPr>
              <w:t>预警</w:t>
            </w:r>
          </w:p>
        </w:tc>
      </w:tr>
    </w:tbl>
    <w:p w14:paraId="77D106D8">
      <w:pPr>
        <w:spacing w:line="580" w:lineRule="exact"/>
        <w:ind w:firstLine="640" w:firstLineChars="200"/>
        <w:jc w:val="left"/>
        <w:rPr>
          <w:rFonts w:hint="eastAsia" w:ascii="仿宋_GB2312" w:hAnsi="仿宋_GB2312" w:eastAsia="仿宋_GB2312" w:cs="仿宋_GB2312"/>
          <w:sz w:val="32"/>
          <w:szCs w:val="32"/>
        </w:rPr>
      </w:pPr>
    </w:p>
    <w:p w14:paraId="6FABA61C">
      <w:pPr>
        <w:spacing w:line="580" w:lineRule="exact"/>
        <w:ind w:firstLine="640" w:firstLineChars="200"/>
        <w:jc w:val="left"/>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主要工作内容表头如下：</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7"/>
        <w:gridCol w:w="1217"/>
        <w:gridCol w:w="1219"/>
      </w:tblGrid>
      <w:tr w14:paraId="2F427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1" w:type="dxa"/>
            <w:gridSpan w:val="7"/>
            <w:noWrap w:val="0"/>
            <w:vAlign w:val="center"/>
          </w:tcPr>
          <w:p w14:paraId="6F923FCA">
            <w:pPr>
              <w:spacing w:line="360" w:lineRule="exact"/>
              <w:jc w:val="center"/>
              <w:rPr>
                <w:rFonts w:hint="eastAsia" w:ascii="黑体" w:hAnsi="黑体" w:eastAsia="黑体" w:cs="黑体"/>
                <w:sz w:val="24"/>
                <w:szCs w:val="24"/>
                <w:lang w:eastAsia="zh-CN" w:bidi="ar"/>
              </w:rPr>
            </w:pPr>
            <w:r>
              <w:rPr>
                <w:rFonts w:hint="eastAsia" w:ascii="黑体" w:hAnsi="黑体" w:eastAsia="黑体" w:cs="黑体"/>
                <w:sz w:val="24"/>
                <w:szCs w:val="24"/>
                <w:lang w:eastAsia="zh-CN" w:bidi="ar"/>
              </w:rPr>
              <w:t>主要工作内容</w:t>
            </w:r>
          </w:p>
        </w:tc>
      </w:tr>
      <w:tr w14:paraId="32037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shd w:val="clear" w:color="auto" w:fill="auto"/>
            <w:noWrap w:val="0"/>
            <w:vAlign w:val="center"/>
          </w:tcPr>
          <w:p w14:paraId="72393421">
            <w:pPr>
              <w:spacing w:line="360" w:lineRule="exact"/>
              <w:jc w:val="center"/>
              <w:rPr>
                <w:rFonts w:hint="eastAsia" w:ascii="黑体" w:hAnsi="黑体" w:eastAsia="黑体" w:cs="黑体"/>
                <w:sz w:val="24"/>
                <w:szCs w:val="24"/>
                <w:lang w:val="en-US" w:eastAsia="zh-CN" w:bidi="ar"/>
              </w:rPr>
            </w:pPr>
            <w:r>
              <w:rPr>
                <w:rFonts w:hint="eastAsia" w:ascii="黑体" w:hAnsi="黑体" w:eastAsia="黑体" w:cs="黑体"/>
                <w:sz w:val="24"/>
                <w:szCs w:val="24"/>
                <w:lang w:eastAsia="zh-CN" w:bidi="ar"/>
              </w:rPr>
              <w:t>牵头单位</w:t>
            </w:r>
          </w:p>
        </w:tc>
        <w:tc>
          <w:tcPr>
            <w:tcW w:w="1217" w:type="dxa"/>
            <w:shd w:val="clear" w:color="auto" w:fill="auto"/>
            <w:noWrap w:val="0"/>
            <w:vAlign w:val="center"/>
          </w:tcPr>
          <w:p w14:paraId="12C3F155">
            <w:pPr>
              <w:spacing w:line="360" w:lineRule="exact"/>
              <w:jc w:val="center"/>
              <w:rPr>
                <w:rFonts w:hint="eastAsia" w:ascii="黑体" w:hAnsi="黑体" w:eastAsia="黑体" w:cs="黑体"/>
                <w:sz w:val="24"/>
                <w:szCs w:val="24"/>
                <w:lang w:val="en-US" w:eastAsia="zh-CN" w:bidi="ar"/>
              </w:rPr>
            </w:pPr>
            <w:r>
              <w:rPr>
                <w:rFonts w:hint="eastAsia" w:ascii="黑体" w:hAnsi="黑体" w:eastAsia="黑体" w:cs="黑体"/>
                <w:sz w:val="24"/>
                <w:szCs w:val="24"/>
                <w:lang w:eastAsia="zh-CN" w:bidi="ar"/>
              </w:rPr>
              <w:t>主要工作内容</w:t>
            </w:r>
          </w:p>
        </w:tc>
        <w:tc>
          <w:tcPr>
            <w:tcW w:w="1217" w:type="dxa"/>
            <w:shd w:val="clear" w:color="auto" w:fill="auto"/>
            <w:noWrap w:val="0"/>
            <w:vAlign w:val="center"/>
          </w:tcPr>
          <w:p w14:paraId="74314B39">
            <w:pPr>
              <w:spacing w:line="360" w:lineRule="exact"/>
              <w:jc w:val="center"/>
              <w:rPr>
                <w:rFonts w:hint="eastAsia" w:ascii="黑体" w:hAnsi="黑体" w:eastAsia="黑体" w:cs="黑体"/>
                <w:sz w:val="24"/>
                <w:szCs w:val="24"/>
                <w:lang w:val="en-US" w:eastAsia="zh-CN" w:bidi="ar"/>
              </w:rPr>
            </w:pPr>
            <w:r>
              <w:rPr>
                <w:rFonts w:hint="eastAsia" w:ascii="黑体" w:hAnsi="黑体" w:eastAsia="黑体" w:cs="黑体"/>
                <w:sz w:val="24"/>
                <w:szCs w:val="24"/>
                <w:lang w:eastAsia="zh-CN" w:bidi="ar"/>
              </w:rPr>
              <w:t>参研单位1</w:t>
            </w:r>
          </w:p>
        </w:tc>
        <w:tc>
          <w:tcPr>
            <w:tcW w:w="1217" w:type="dxa"/>
            <w:shd w:val="clear" w:color="auto" w:fill="auto"/>
            <w:noWrap w:val="0"/>
            <w:vAlign w:val="center"/>
          </w:tcPr>
          <w:p w14:paraId="4ED99A04">
            <w:pPr>
              <w:spacing w:line="360" w:lineRule="exact"/>
              <w:jc w:val="center"/>
              <w:rPr>
                <w:rFonts w:hint="eastAsia" w:ascii="黑体" w:hAnsi="黑体" w:eastAsia="黑体" w:cs="黑体"/>
                <w:sz w:val="24"/>
                <w:szCs w:val="24"/>
                <w:lang w:val="en-US" w:eastAsia="zh-CN" w:bidi="ar"/>
              </w:rPr>
            </w:pPr>
            <w:r>
              <w:rPr>
                <w:rFonts w:hint="eastAsia" w:ascii="黑体" w:hAnsi="黑体" w:eastAsia="黑体" w:cs="黑体"/>
                <w:sz w:val="24"/>
                <w:szCs w:val="24"/>
                <w:lang w:eastAsia="zh-CN" w:bidi="ar"/>
              </w:rPr>
              <w:t>主要工作内容1</w:t>
            </w:r>
          </w:p>
        </w:tc>
        <w:tc>
          <w:tcPr>
            <w:tcW w:w="1217" w:type="dxa"/>
            <w:shd w:val="clear" w:color="auto" w:fill="auto"/>
            <w:noWrap w:val="0"/>
            <w:vAlign w:val="center"/>
          </w:tcPr>
          <w:p w14:paraId="4801A5F3">
            <w:pPr>
              <w:spacing w:line="360" w:lineRule="exact"/>
              <w:jc w:val="center"/>
              <w:rPr>
                <w:rFonts w:hint="eastAsia" w:ascii="黑体" w:hAnsi="黑体" w:eastAsia="黑体" w:cs="黑体"/>
                <w:sz w:val="24"/>
                <w:szCs w:val="24"/>
                <w:lang w:val="en-US" w:eastAsia="zh-CN" w:bidi="ar"/>
              </w:rPr>
            </w:pPr>
            <w:r>
              <w:rPr>
                <w:rFonts w:hint="eastAsia" w:ascii="黑体" w:hAnsi="黑体" w:eastAsia="黑体" w:cs="黑体"/>
                <w:sz w:val="24"/>
                <w:szCs w:val="24"/>
                <w:lang w:eastAsia="zh-CN" w:bidi="ar"/>
              </w:rPr>
              <w:t>参研单位2</w:t>
            </w:r>
          </w:p>
        </w:tc>
        <w:tc>
          <w:tcPr>
            <w:tcW w:w="1217" w:type="dxa"/>
            <w:shd w:val="clear" w:color="auto" w:fill="auto"/>
            <w:noWrap w:val="0"/>
            <w:vAlign w:val="center"/>
          </w:tcPr>
          <w:p w14:paraId="225594D3">
            <w:pPr>
              <w:spacing w:line="360" w:lineRule="exact"/>
              <w:jc w:val="center"/>
              <w:rPr>
                <w:rFonts w:hint="eastAsia" w:ascii="黑体" w:hAnsi="黑体" w:eastAsia="黑体" w:cs="黑体"/>
                <w:sz w:val="24"/>
                <w:szCs w:val="24"/>
                <w:lang w:val="en-US" w:eastAsia="zh-CN" w:bidi="ar"/>
              </w:rPr>
            </w:pPr>
            <w:r>
              <w:rPr>
                <w:rFonts w:hint="eastAsia" w:ascii="黑体" w:hAnsi="黑体" w:eastAsia="黑体" w:cs="黑体"/>
                <w:sz w:val="24"/>
                <w:szCs w:val="24"/>
                <w:lang w:eastAsia="zh-CN" w:bidi="ar"/>
              </w:rPr>
              <w:t>主要工作内容2</w:t>
            </w:r>
          </w:p>
        </w:tc>
        <w:tc>
          <w:tcPr>
            <w:tcW w:w="1219" w:type="dxa"/>
            <w:shd w:val="clear" w:color="auto" w:fill="auto"/>
            <w:noWrap w:val="0"/>
            <w:vAlign w:val="center"/>
          </w:tcPr>
          <w:p w14:paraId="46DD51D4">
            <w:pPr>
              <w:spacing w:line="360" w:lineRule="exact"/>
              <w:jc w:val="center"/>
              <w:rPr>
                <w:rFonts w:hint="eastAsia" w:ascii="黑体" w:hAnsi="黑体" w:eastAsia="黑体" w:cs="黑体"/>
                <w:sz w:val="24"/>
                <w:szCs w:val="24"/>
                <w:lang w:val="en-US" w:eastAsia="zh-CN" w:bidi="ar"/>
              </w:rPr>
            </w:pPr>
            <w:r>
              <w:rPr>
                <w:rFonts w:hint="eastAsia" w:ascii="黑体" w:hAnsi="黑体" w:eastAsia="黑体" w:cs="黑体"/>
                <w:sz w:val="24"/>
                <w:szCs w:val="24"/>
                <w:lang w:eastAsia="zh-CN" w:bidi="ar"/>
              </w:rPr>
              <w:t>预留参研单位字段</w:t>
            </w:r>
          </w:p>
        </w:tc>
      </w:tr>
    </w:tbl>
    <w:p w14:paraId="211014B1">
      <w:pPr>
        <w:spacing w:line="580" w:lineRule="exact"/>
        <w:ind w:firstLine="640" w:firstLineChars="200"/>
        <w:jc w:val="left"/>
        <w:rPr>
          <w:rFonts w:hint="eastAsia" w:ascii="仿宋_GB2312" w:hAnsi="仿宋_GB2312" w:eastAsia="仿宋_GB2312" w:cs="仿宋_GB2312"/>
          <w:sz w:val="32"/>
          <w:szCs w:val="32"/>
          <w:lang w:eastAsia="zh-CN"/>
        </w:rPr>
      </w:pPr>
    </w:p>
    <w:p w14:paraId="1D3F6136">
      <w:pPr>
        <w:spacing w:line="580" w:lineRule="exact"/>
        <w:ind w:firstLine="640" w:firstLineChars="200"/>
        <w:jc w:val="left"/>
        <w:rPr>
          <w:rFonts w:ascii="仿宋_GB2312" w:hAnsi="仿宋_GB2312" w:eastAsia="仿宋_GB2312" w:cs="仿宋_GB2312"/>
          <w:sz w:val="32"/>
          <w:szCs w:val="32"/>
        </w:rPr>
      </w:pPr>
      <w:r>
        <w:rPr>
          <w:rFonts w:hint="eastAsia" w:ascii="仿宋_GB2312" w:hAnsi="仿宋_GB2312" w:eastAsia="仿宋_GB2312" w:cs="仿宋_GB2312"/>
          <w:sz w:val="32"/>
          <w:szCs w:val="32"/>
        </w:rPr>
        <w:t>团队表头如下：</w:t>
      </w:r>
    </w:p>
    <w:tbl>
      <w:tblPr>
        <w:tblStyle w:val="8"/>
        <w:tblW w:w="87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4"/>
        <w:gridCol w:w="724"/>
        <w:gridCol w:w="723"/>
        <w:gridCol w:w="723"/>
        <w:gridCol w:w="722"/>
        <w:gridCol w:w="722"/>
        <w:gridCol w:w="722"/>
        <w:gridCol w:w="722"/>
        <w:gridCol w:w="722"/>
        <w:gridCol w:w="723"/>
        <w:gridCol w:w="819"/>
        <w:gridCol w:w="709"/>
      </w:tblGrid>
      <w:tr w14:paraId="375D9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55" w:type="dxa"/>
            <w:gridSpan w:val="12"/>
            <w:noWrap w:val="0"/>
            <w:vAlign w:val="top"/>
          </w:tcPr>
          <w:p w14:paraId="6F1D676F">
            <w:pPr>
              <w:spacing w:line="360" w:lineRule="exact"/>
              <w:jc w:val="center"/>
              <w:rPr>
                <w:rFonts w:hint="eastAsia" w:ascii="黑体" w:hAnsi="黑体" w:eastAsia="黑体" w:cs="黑体"/>
                <w:sz w:val="24"/>
                <w:szCs w:val="24"/>
                <w:lang w:eastAsia="zh-CN" w:bidi="ar"/>
              </w:rPr>
            </w:pPr>
            <w:r>
              <w:rPr>
                <w:rFonts w:hint="eastAsia" w:ascii="黑体" w:hAnsi="黑体" w:eastAsia="黑体" w:cs="黑体"/>
                <w:sz w:val="24"/>
                <w:szCs w:val="24"/>
                <w:lang w:eastAsia="zh-CN" w:bidi="ar"/>
              </w:rPr>
              <w:t>团队</w:t>
            </w:r>
          </w:p>
        </w:tc>
      </w:tr>
      <w:tr w14:paraId="373CE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1" w:type="dxa"/>
            <w:gridSpan w:val="3"/>
            <w:noWrap w:val="0"/>
            <w:vAlign w:val="top"/>
          </w:tcPr>
          <w:p w14:paraId="4476DDC0">
            <w:pPr>
              <w:spacing w:line="360" w:lineRule="exact"/>
              <w:jc w:val="center"/>
              <w:rPr>
                <w:rFonts w:hint="eastAsia" w:ascii="黑体" w:hAnsi="黑体" w:eastAsia="黑体" w:cs="黑体"/>
                <w:sz w:val="24"/>
                <w:szCs w:val="24"/>
                <w:lang w:bidi="ar"/>
              </w:rPr>
            </w:pPr>
            <w:r>
              <w:rPr>
                <w:rFonts w:hint="eastAsia" w:ascii="黑体" w:hAnsi="黑体" w:eastAsia="黑体" w:cs="黑体"/>
                <w:sz w:val="24"/>
                <w:szCs w:val="24"/>
                <w:lang w:bidi="ar"/>
              </w:rPr>
              <w:t>技术团队</w:t>
            </w:r>
          </w:p>
        </w:tc>
        <w:tc>
          <w:tcPr>
            <w:tcW w:w="1445" w:type="dxa"/>
            <w:gridSpan w:val="2"/>
            <w:noWrap w:val="0"/>
            <w:vAlign w:val="top"/>
          </w:tcPr>
          <w:p w14:paraId="062F04CF">
            <w:pPr>
              <w:spacing w:line="360" w:lineRule="exact"/>
              <w:jc w:val="center"/>
              <w:rPr>
                <w:rFonts w:hint="eastAsia" w:ascii="黑体" w:hAnsi="黑体" w:eastAsia="黑体" w:cs="黑体"/>
                <w:sz w:val="24"/>
                <w:szCs w:val="24"/>
                <w:lang w:bidi="ar"/>
              </w:rPr>
            </w:pPr>
            <w:r>
              <w:rPr>
                <w:rFonts w:hint="eastAsia" w:ascii="黑体" w:hAnsi="黑体" w:eastAsia="黑体" w:cs="黑体"/>
                <w:sz w:val="24"/>
                <w:szCs w:val="24"/>
                <w:lang w:bidi="ar"/>
              </w:rPr>
              <w:t>责任专家</w:t>
            </w:r>
          </w:p>
        </w:tc>
        <w:tc>
          <w:tcPr>
            <w:tcW w:w="2888" w:type="dxa"/>
            <w:gridSpan w:val="4"/>
            <w:noWrap w:val="0"/>
            <w:vAlign w:val="top"/>
          </w:tcPr>
          <w:p w14:paraId="3A863629">
            <w:pPr>
              <w:spacing w:line="360" w:lineRule="exact"/>
              <w:jc w:val="center"/>
              <w:rPr>
                <w:rFonts w:hint="eastAsia" w:ascii="黑体" w:hAnsi="黑体" w:eastAsia="黑体" w:cs="黑体"/>
                <w:sz w:val="24"/>
                <w:szCs w:val="24"/>
                <w:lang w:bidi="ar"/>
              </w:rPr>
            </w:pPr>
            <w:r>
              <w:rPr>
                <w:rFonts w:hint="eastAsia" w:ascii="黑体" w:hAnsi="黑体" w:eastAsia="黑体" w:cs="黑体"/>
                <w:sz w:val="24"/>
                <w:szCs w:val="24"/>
                <w:lang w:bidi="ar"/>
              </w:rPr>
              <w:t>管理团队</w:t>
            </w:r>
          </w:p>
        </w:tc>
        <w:tc>
          <w:tcPr>
            <w:tcW w:w="2251" w:type="dxa"/>
            <w:gridSpan w:val="3"/>
            <w:noWrap w:val="0"/>
            <w:vAlign w:val="top"/>
          </w:tcPr>
          <w:p w14:paraId="0E615FA6">
            <w:pPr>
              <w:spacing w:line="360" w:lineRule="exact"/>
              <w:jc w:val="center"/>
              <w:rPr>
                <w:rFonts w:hint="eastAsia" w:ascii="黑体" w:hAnsi="黑体" w:eastAsia="黑体" w:cs="黑体"/>
                <w:sz w:val="24"/>
                <w:szCs w:val="24"/>
                <w:lang w:bidi="ar"/>
              </w:rPr>
            </w:pPr>
            <w:r>
              <w:rPr>
                <w:rFonts w:hint="eastAsia" w:ascii="黑体" w:hAnsi="黑体" w:eastAsia="黑体" w:cs="黑体"/>
                <w:sz w:val="24"/>
                <w:szCs w:val="24"/>
                <w:lang w:bidi="ar"/>
              </w:rPr>
              <w:t>财务团队</w:t>
            </w:r>
          </w:p>
        </w:tc>
      </w:tr>
      <w:tr w14:paraId="7FCF7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4" w:type="dxa"/>
            <w:noWrap w:val="0"/>
            <w:vAlign w:val="center"/>
          </w:tcPr>
          <w:p w14:paraId="0C74EF3D">
            <w:pPr>
              <w:spacing w:line="360" w:lineRule="exact"/>
              <w:jc w:val="center"/>
              <w:rPr>
                <w:rFonts w:hint="eastAsia" w:ascii="黑体" w:hAnsi="黑体" w:eastAsia="黑体" w:cs="黑体"/>
                <w:sz w:val="24"/>
                <w:szCs w:val="24"/>
                <w:lang w:bidi="ar"/>
              </w:rPr>
            </w:pPr>
            <w:r>
              <w:rPr>
                <w:rFonts w:hint="eastAsia" w:ascii="黑体" w:hAnsi="黑体" w:eastAsia="黑体" w:cs="黑体"/>
                <w:sz w:val="24"/>
                <w:szCs w:val="24"/>
                <w:lang w:bidi="ar"/>
              </w:rPr>
              <w:t>项目负责人</w:t>
            </w:r>
          </w:p>
        </w:tc>
        <w:tc>
          <w:tcPr>
            <w:tcW w:w="724" w:type="dxa"/>
            <w:noWrap w:val="0"/>
            <w:vAlign w:val="center"/>
          </w:tcPr>
          <w:p w14:paraId="33A9F66E">
            <w:pPr>
              <w:spacing w:line="360" w:lineRule="exact"/>
              <w:jc w:val="center"/>
              <w:rPr>
                <w:rFonts w:hint="eastAsia" w:ascii="黑体" w:hAnsi="黑体" w:eastAsia="黑体" w:cs="黑体"/>
                <w:sz w:val="24"/>
                <w:szCs w:val="24"/>
                <w:lang w:bidi="ar"/>
              </w:rPr>
            </w:pPr>
            <w:r>
              <w:rPr>
                <w:rFonts w:hint="eastAsia" w:ascii="黑体" w:hAnsi="黑体" w:eastAsia="黑体" w:cs="黑体"/>
                <w:sz w:val="24"/>
                <w:szCs w:val="24"/>
                <w:lang w:bidi="ar"/>
              </w:rPr>
              <w:t>技术负责人</w:t>
            </w:r>
          </w:p>
        </w:tc>
        <w:tc>
          <w:tcPr>
            <w:tcW w:w="723" w:type="dxa"/>
            <w:noWrap w:val="0"/>
            <w:vAlign w:val="center"/>
          </w:tcPr>
          <w:p w14:paraId="6849E72D">
            <w:pPr>
              <w:spacing w:line="360" w:lineRule="exact"/>
              <w:jc w:val="center"/>
              <w:rPr>
                <w:rFonts w:hint="eastAsia" w:ascii="黑体" w:hAnsi="黑体" w:eastAsia="黑体" w:cs="黑体"/>
                <w:sz w:val="24"/>
                <w:szCs w:val="24"/>
                <w:lang w:bidi="ar"/>
              </w:rPr>
            </w:pPr>
            <w:r>
              <w:rPr>
                <w:rFonts w:hint="eastAsia" w:ascii="黑体" w:hAnsi="黑体" w:eastAsia="黑体" w:cs="黑体"/>
                <w:sz w:val="24"/>
                <w:szCs w:val="24"/>
                <w:lang w:bidi="ar"/>
              </w:rPr>
              <w:t>项目主管</w:t>
            </w:r>
          </w:p>
        </w:tc>
        <w:tc>
          <w:tcPr>
            <w:tcW w:w="723" w:type="dxa"/>
            <w:noWrap w:val="0"/>
            <w:vAlign w:val="center"/>
          </w:tcPr>
          <w:p w14:paraId="52DFA366">
            <w:pPr>
              <w:spacing w:line="360" w:lineRule="exact"/>
              <w:jc w:val="center"/>
              <w:rPr>
                <w:rFonts w:hint="eastAsia" w:ascii="黑体" w:hAnsi="黑体" w:eastAsia="黑体" w:cs="黑体"/>
                <w:sz w:val="24"/>
                <w:szCs w:val="24"/>
                <w:lang w:bidi="ar"/>
              </w:rPr>
            </w:pPr>
            <w:r>
              <w:rPr>
                <w:rFonts w:hint="eastAsia" w:ascii="黑体" w:hAnsi="黑体" w:eastAsia="黑体" w:cs="黑体"/>
                <w:sz w:val="24"/>
                <w:szCs w:val="24"/>
                <w:lang w:bidi="ar"/>
              </w:rPr>
              <w:t>一级总师</w:t>
            </w:r>
          </w:p>
        </w:tc>
        <w:tc>
          <w:tcPr>
            <w:tcW w:w="722" w:type="dxa"/>
            <w:noWrap w:val="0"/>
            <w:vAlign w:val="center"/>
          </w:tcPr>
          <w:p w14:paraId="01F76164">
            <w:pPr>
              <w:spacing w:line="360" w:lineRule="exact"/>
              <w:jc w:val="center"/>
              <w:rPr>
                <w:rFonts w:hint="eastAsia" w:ascii="黑体" w:hAnsi="黑体" w:eastAsia="黑体" w:cs="黑体"/>
                <w:sz w:val="24"/>
                <w:szCs w:val="24"/>
                <w:lang w:bidi="ar"/>
              </w:rPr>
            </w:pPr>
            <w:r>
              <w:rPr>
                <w:rFonts w:hint="eastAsia" w:ascii="黑体" w:hAnsi="黑体" w:eastAsia="黑体" w:cs="黑体"/>
                <w:sz w:val="24"/>
                <w:szCs w:val="24"/>
                <w:lang w:bidi="ar"/>
              </w:rPr>
              <w:t>二级总师</w:t>
            </w:r>
          </w:p>
        </w:tc>
        <w:tc>
          <w:tcPr>
            <w:tcW w:w="722" w:type="dxa"/>
            <w:noWrap w:val="0"/>
            <w:vAlign w:val="center"/>
          </w:tcPr>
          <w:p w14:paraId="7B0E26AD">
            <w:pPr>
              <w:spacing w:line="360" w:lineRule="exact"/>
              <w:jc w:val="center"/>
              <w:rPr>
                <w:rFonts w:hint="eastAsia" w:ascii="黑体" w:hAnsi="黑体" w:eastAsia="黑体" w:cs="黑体"/>
                <w:sz w:val="24"/>
                <w:szCs w:val="24"/>
                <w:lang w:bidi="ar"/>
              </w:rPr>
            </w:pPr>
            <w:r>
              <w:rPr>
                <w:rFonts w:hint="eastAsia" w:ascii="黑体" w:hAnsi="黑体" w:eastAsia="黑体" w:cs="黑体"/>
                <w:sz w:val="24"/>
                <w:szCs w:val="24"/>
                <w:lang w:bidi="ar"/>
              </w:rPr>
              <w:t>总部处室处长</w:t>
            </w:r>
          </w:p>
        </w:tc>
        <w:tc>
          <w:tcPr>
            <w:tcW w:w="722" w:type="dxa"/>
            <w:noWrap w:val="0"/>
            <w:vAlign w:val="center"/>
          </w:tcPr>
          <w:p w14:paraId="3F88E57D">
            <w:pPr>
              <w:spacing w:line="360" w:lineRule="exact"/>
              <w:jc w:val="center"/>
              <w:rPr>
                <w:rFonts w:hint="eastAsia" w:ascii="黑体" w:hAnsi="黑体" w:eastAsia="黑体" w:cs="黑体"/>
                <w:sz w:val="24"/>
                <w:szCs w:val="24"/>
                <w:lang w:bidi="ar"/>
              </w:rPr>
            </w:pPr>
            <w:r>
              <w:rPr>
                <w:rFonts w:hint="eastAsia" w:ascii="黑体" w:hAnsi="黑体" w:eastAsia="黑体" w:cs="黑体"/>
                <w:sz w:val="24"/>
                <w:szCs w:val="24"/>
                <w:lang w:bidi="ar"/>
              </w:rPr>
              <w:t>总部处室主管</w:t>
            </w:r>
          </w:p>
        </w:tc>
        <w:tc>
          <w:tcPr>
            <w:tcW w:w="722" w:type="dxa"/>
            <w:noWrap w:val="0"/>
            <w:vAlign w:val="center"/>
          </w:tcPr>
          <w:p w14:paraId="330775D6">
            <w:pPr>
              <w:spacing w:line="360" w:lineRule="exact"/>
              <w:jc w:val="center"/>
              <w:rPr>
                <w:rFonts w:hint="eastAsia" w:ascii="黑体" w:hAnsi="黑体" w:eastAsia="黑体" w:cs="黑体"/>
                <w:sz w:val="24"/>
                <w:szCs w:val="24"/>
                <w:lang w:bidi="ar"/>
              </w:rPr>
            </w:pPr>
            <w:r>
              <w:rPr>
                <w:rFonts w:hint="eastAsia" w:ascii="黑体" w:hAnsi="黑体" w:eastAsia="黑体" w:cs="黑体"/>
                <w:sz w:val="24"/>
                <w:szCs w:val="24"/>
                <w:lang w:bidi="ar"/>
              </w:rPr>
              <w:t>单位科技部长</w:t>
            </w:r>
          </w:p>
        </w:tc>
        <w:tc>
          <w:tcPr>
            <w:tcW w:w="722" w:type="dxa"/>
            <w:noWrap w:val="0"/>
            <w:vAlign w:val="center"/>
          </w:tcPr>
          <w:p w14:paraId="7435FAE1">
            <w:pPr>
              <w:spacing w:line="360" w:lineRule="exact"/>
              <w:jc w:val="center"/>
              <w:rPr>
                <w:rFonts w:hint="eastAsia" w:ascii="黑体" w:hAnsi="黑体" w:eastAsia="黑体" w:cs="黑体"/>
                <w:sz w:val="24"/>
                <w:szCs w:val="24"/>
                <w:lang w:bidi="ar"/>
              </w:rPr>
            </w:pPr>
            <w:r>
              <w:rPr>
                <w:rFonts w:hint="eastAsia" w:ascii="黑体" w:hAnsi="黑体" w:eastAsia="黑体" w:cs="黑体"/>
                <w:sz w:val="24"/>
                <w:szCs w:val="24"/>
                <w:lang w:bidi="ar"/>
              </w:rPr>
              <w:t>单位科技主管</w:t>
            </w:r>
          </w:p>
        </w:tc>
        <w:tc>
          <w:tcPr>
            <w:tcW w:w="723" w:type="dxa"/>
            <w:noWrap w:val="0"/>
            <w:vAlign w:val="center"/>
          </w:tcPr>
          <w:p w14:paraId="6B19FAE6">
            <w:pPr>
              <w:spacing w:line="360" w:lineRule="exact"/>
              <w:jc w:val="center"/>
              <w:rPr>
                <w:rFonts w:hint="eastAsia" w:ascii="黑体" w:hAnsi="黑体" w:eastAsia="黑体" w:cs="黑体"/>
                <w:sz w:val="24"/>
                <w:szCs w:val="24"/>
                <w:lang w:bidi="ar"/>
              </w:rPr>
            </w:pPr>
            <w:r>
              <w:rPr>
                <w:rFonts w:hint="eastAsia" w:ascii="黑体" w:hAnsi="黑体" w:eastAsia="黑体" w:cs="黑体"/>
                <w:sz w:val="24"/>
                <w:szCs w:val="24"/>
                <w:lang w:bidi="ar"/>
              </w:rPr>
              <w:t>总部财务主管</w:t>
            </w:r>
          </w:p>
        </w:tc>
        <w:tc>
          <w:tcPr>
            <w:tcW w:w="819" w:type="dxa"/>
            <w:noWrap w:val="0"/>
            <w:vAlign w:val="center"/>
          </w:tcPr>
          <w:p w14:paraId="5407001A">
            <w:pPr>
              <w:spacing w:line="360" w:lineRule="exact"/>
              <w:jc w:val="center"/>
              <w:rPr>
                <w:rFonts w:hint="eastAsia" w:ascii="黑体" w:hAnsi="黑体" w:eastAsia="黑体" w:cs="黑体"/>
                <w:sz w:val="24"/>
                <w:szCs w:val="24"/>
                <w:lang w:bidi="ar"/>
              </w:rPr>
            </w:pPr>
            <w:r>
              <w:rPr>
                <w:rFonts w:hint="eastAsia" w:ascii="黑体" w:hAnsi="黑体" w:eastAsia="黑体" w:cs="黑体"/>
                <w:sz w:val="24"/>
                <w:szCs w:val="24"/>
                <w:lang w:bidi="ar"/>
              </w:rPr>
              <w:t>单位财务部长</w:t>
            </w:r>
          </w:p>
        </w:tc>
        <w:tc>
          <w:tcPr>
            <w:tcW w:w="709" w:type="dxa"/>
            <w:noWrap w:val="0"/>
            <w:vAlign w:val="center"/>
          </w:tcPr>
          <w:p w14:paraId="6F9A637E">
            <w:pPr>
              <w:spacing w:line="360" w:lineRule="exact"/>
              <w:jc w:val="center"/>
              <w:rPr>
                <w:rFonts w:hint="eastAsia" w:ascii="黑体" w:hAnsi="黑体" w:eastAsia="黑体" w:cs="黑体"/>
                <w:sz w:val="24"/>
                <w:szCs w:val="24"/>
                <w:lang w:bidi="ar"/>
              </w:rPr>
            </w:pPr>
            <w:r>
              <w:rPr>
                <w:rFonts w:hint="eastAsia" w:ascii="黑体" w:hAnsi="黑体" w:eastAsia="黑体" w:cs="黑体"/>
                <w:sz w:val="24"/>
                <w:szCs w:val="24"/>
                <w:lang w:bidi="ar"/>
              </w:rPr>
              <w:t>单位财务主管</w:t>
            </w:r>
          </w:p>
        </w:tc>
      </w:tr>
    </w:tbl>
    <w:p w14:paraId="3C5418FE">
      <w:pPr>
        <w:rPr>
          <w:vanish/>
        </w:rPr>
      </w:pPr>
    </w:p>
    <w:p w14:paraId="75E4AA1E">
      <w:pPr>
        <w:spacing w:line="580" w:lineRule="exact"/>
        <w:ind w:firstLine="640" w:firstLineChars="200"/>
        <w:jc w:val="left"/>
        <w:rPr>
          <w:rFonts w:ascii="仿宋_GB2312" w:hAnsi="仿宋_GB2312" w:eastAsia="仿宋_GB2312" w:cs="仿宋_GB2312"/>
          <w:sz w:val="32"/>
          <w:szCs w:val="32"/>
        </w:rPr>
      </w:pPr>
      <w:r>
        <w:rPr>
          <w:rFonts w:hint="eastAsia" w:ascii="仿宋_GB2312" w:hAnsi="仿宋_GB2312" w:eastAsia="仿宋_GB2312" w:cs="仿宋_GB2312"/>
          <w:sz w:val="32"/>
          <w:szCs w:val="32"/>
        </w:rPr>
        <w:t>科研年度目标及计划表头如下：</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1"/>
        <w:gridCol w:w="1751"/>
        <w:gridCol w:w="1751"/>
        <w:gridCol w:w="1751"/>
        <w:gridCol w:w="1754"/>
      </w:tblGrid>
      <w:tr w14:paraId="00BA8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58" w:type="dxa"/>
            <w:gridSpan w:val="5"/>
            <w:noWrap w:val="0"/>
            <w:vAlign w:val="top"/>
          </w:tcPr>
          <w:p w14:paraId="08278025">
            <w:pPr>
              <w:spacing w:line="360" w:lineRule="exact"/>
              <w:jc w:val="center"/>
              <w:rPr>
                <w:rFonts w:hint="eastAsia" w:ascii="黑体" w:hAnsi="黑体" w:eastAsia="黑体" w:cs="黑体"/>
                <w:sz w:val="24"/>
                <w:szCs w:val="24"/>
                <w:lang w:bidi="ar"/>
              </w:rPr>
            </w:pPr>
            <w:r>
              <w:rPr>
                <w:rFonts w:hint="eastAsia" w:ascii="黑体" w:hAnsi="黑体" w:eastAsia="黑体" w:cs="黑体"/>
                <w:sz w:val="24"/>
                <w:szCs w:val="24"/>
                <w:lang w:bidi="ar"/>
              </w:rPr>
              <w:t>科研年度目标及计划</w:t>
            </w:r>
          </w:p>
        </w:tc>
      </w:tr>
      <w:tr w14:paraId="047FE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1" w:type="dxa"/>
            <w:noWrap w:val="0"/>
            <w:vAlign w:val="top"/>
          </w:tcPr>
          <w:p w14:paraId="76340780">
            <w:pPr>
              <w:spacing w:line="360" w:lineRule="exact"/>
              <w:jc w:val="center"/>
              <w:rPr>
                <w:rFonts w:hint="eastAsia" w:ascii="黑体" w:hAnsi="黑体" w:eastAsia="黑体" w:cs="黑体"/>
                <w:sz w:val="24"/>
                <w:szCs w:val="24"/>
                <w:lang w:bidi="ar"/>
              </w:rPr>
            </w:pPr>
            <w:r>
              <w:rPr>
                <w:rFonts w:hint="eastAsia" w:ascii="黑体" w:hAnsi="黑体" w:eastAsia="黑体" w:cs="黑体"/>
                <w:sz w:val="24"/>
                <w:szCs w:val="24"/>
                <w:lang w:bidi="ar"/>
              </w:rPr>
              <w:t>年度目标</w:t>
            </w:r>
          </w:p>
        </w:tc>
        <w:tc>
          <w:tcPr>
            <w:tcW w:w="1751" w:type="dxa"/>
            <w:noWrap w:val="0"/>
            <w:vAlign w:val="top"/>
          </w:tcPr>
          <w:p w14:paraId="493917C6">
            <w:pPr>
              <w:spacing w:line="360" w:lineRule="exact"/>
              <w:jc w:val="center"/>
              <w:rPr>
                <w:rFonts w:hint="eastAsia" w:ascii="黑体" w:hAnsi="黑体" w:eastAsia="黑体" w:cs="黑体"/>
                <w:sz w:val="24"/>
                <w:szCs w:val="24"/>
                <w:lang w:bidi="ar"/>
              </w:rPr>
            </w:pPr>
            <w:r>
              <w:rPr>
                <w:rFonts w:hint="eastAsia" w:ascii="黑体" w:hAnsi="黑体" w:eastAsia="黑体" w:cs="黑体"/>
                <w:sz w:val="24"/>
                <w:szCs w:val="24"/>
                <w:lang w:bidi="ar"/>
              </w:rPr>
              <w:t>计划内容</w:t>
            </w:r>
          </w:p>
        </w:tc>
        <w:tc>
          <w:tcPr>
            <w:tcW w:w="1751" w:type="dxa"/>
            <w:noWrap w:val="0"/>
            <w:vAlign w:val="top"/>
          </w:tcPr>
          <w:p w14:paraId="364847BA">
            <w:pPr>
              <w:spacing w:line="360" w:lineRule="exact"/>
              <w:jc w:val="center"/>
              <w:rPr>
                <w:rFonts w:hint="eastAsia" w:ascii="黑体" w:hAnsi="黑体" w:eastAsia="黑体" w:cs="黑体"/>
                <w:sz w:val="24"/>
                <w:szCs w:val="24"/>
                <w:lang w:bidi="ar"/>
              </w:rPr>
            </w:pPr>
            <w:r>
              <w:rPr>
                <w:rFonts w:hint="eastAsia" w:ascii="黑体" w:hAnsi="黑体" w:eastAsia="黑体" w:cs="黑体"/>
                <w:sz w:val="24"/>
                <w:szCs w:val="24"/>
                <w:lang w:bidi="ar"/>
              </w:rPr>
              <w:t>完成时间</w:t>
            </w:r>
          </w:p>
        </w:tc>
        <w:tc>
          <w:tcPr>
            <w:tcW w:w="1751" w:type="dxa"/>
            <w:noWrap w:val="0"/>
            <w:vAlign w:val="top"/>
          </w:tcPr>
          <w:p w14:paraId="7096D4CE">
            <w:pPr>
              <w:spacing w:line="360" w:lineRule="exact"/>
              <w:jc w:val="center"/>
              <w:rPr>
                <w:rFonts w:hint="eastAsia" w:ascii="黑体" w:hAnsi="黑体" w:eastAsia="黑体" w:cs="黑体"/>
                <w:sz w:val="24"/>
                <w:szCs w:val="24"/>
                <w:lang w:bidi="ar"/>
              </w:rPr>
            </w:pPr>
            <w:r>
              <w:rPr>
                <w:rFonts w:hint="eastAsia" w:ascii="黑体" w:hAnsi="黑体" w:eastAsia="黑体" w:cs="黑体"/>
                <w:sz w:val="24"/>
                <w:szCs w:val="24"/>
                <w:lang w:bidi="ar"/>
              </w:rPr>
              <w:t>完成情况</w:t>
            </w:r>
          </w:p>
        </w:tc>
        <w:tc>
          <w:tcPr>
            <w:tcW w:w="1754" w:type="dxa"/>
            <w:noWrap w:val="0"/>
            <w:vAlign w:val="top"/>
          </w:tcPr>
          <w:p w14:paraId="612029E9">
            <w:pPr>
              <w:spacing w:line="360" w:lineRule="exact"/>
              <w:jc w:val="center"/>
              <w:rPr>
                <w:rFonts w:hint="eastAsia" w:ascii="黑体" w:hAnsi="黑体" w:eastAsia="黑体" w:cs="黑体"/>
                <w:sz w:val="24"/>
                <w:szCs w:val="24"/>
                <w:lang w:bidi="ar"/>
              </w:rPr>
            </w:pPr>
            <w:r>
              <w:rPr>
                <w:rFonts w:hint="eastAsia" w:ascii="黑体" w:hAnsi="黑体" w:eastAsia="黑体" w:cs="黑体"/>
                <w:sz w:val="24"/>
                <w:szCs w:val="24"/>
                <w:lang w:bidi="ar"/>
              </w:rPr>
              <w:t>计划完成状态</w:t>
            </w:r>
          </w:p>
        </w:tc>
      </w:tr>
    </w:tbl>
    <w:p w14:paraId="356AC4C3">
      <w:pPr>
        <w:spacing w:line="580" w:lineRule="exact"/>
        <w:ind w:firstLine="640" w:firstLineChars="200"/>
        <w:jc w:val="left"/>
        <w:rPr>
          <w:rFonts w:hint="eastAsia" w:ascii="仿宋_GB2312" w:hAnsi="仿宋_GB2312" w:eastAsia="仿宋_GB2312" w:cs="仿宋_GB2312"/>
          <w:sz w:val="32"/>
          <w:szCs w:val="32"/>
        </w:rPr>
      </w:pPr>
    </w:p>
    <w:p w14:paraId="516AE3FC">
      <w:pPr>
        <w:spacing w:line="580" w:lineRule="exact"/>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科研经费情况表头如下：</w:t>
      </w:r>
    </w:p>
    <w:tbl>
      <w:tblPr>
        <w:tblStyle w:val="8"/>
        <w:tblW w:w="87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3"/>
        <w:gridCol w:w="661"/>
        <w:gridCol w:w="1207"/>
        <w:gridCol w:w="661"/>
        <w:gridCol w:w="1207"/>
        <w:gridCol w:w="661"/>
        <w:gridCol w:w="661"/>
        <w:gridCol w:w="661"/>
        <w:gridCol w:w="1139"/>
        <w:gridCol w:w="1269"/>
      </w:tblGrid>
      <w:tr w14:paraId="5D395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720" w:type="dxa"/>
            <w:gridSpan w:val="10"/>
            <w:noWrap w:val="0"/>
            <w:vAlign w:val="top"/>
          </w:tcPr>
          <w:p w14:paraId="37419373">
            <w:pPr>
              <w:spacing w:line="360" w:lineRule="exact"/>
              <w:jc w:val="center"/>
              <w:rPr>
                <w:rFonts w:hint="eastAsia" w:ascii="黑体" w:hAnsi="黑体" w:eastAsia="黑体" w:cs="黑体"/>
                <w:sz w:val="24"/>
                <w:szCs w:val="24"/>
                <w:lang w:eastAsia="zh-CN" w:bidi="ar"/>
              </w:rPr>
            </w:pPr>
            <w:r>
              <w:rPr>
                <w:rFonts w:hint="eastAsia" w:ascii="黑体" w:hAnsi="黑体" w:eastAsia="黑体" w:cs="黑体"/>
                <w:sz w:val="24"/>
                <w:szCs w:val="24"/>
                <w:lang w:bidi="ar"/>
              </w:rPr>
              <w:t>科研经费情况</w:t>
            </w:r>
            <w:r>
              <w:rPr>
                <w:rFonts w:hint="eastAsia" w:ascii="黑体" w:hAnsi="黑体" w:eastAsia="黑体" w:cs="黑体"/>
                <w:sz w:val="24"/>
                <w:szCs w:val="24"/>
                <w:lang w:eastAsia="zh-CN" w:bidi="ar"/>
              </w:rPr>
              <w:t>（单位：万元）</w:t>
            </w:r>
          </w:p>
        </w:tc>
      </w:tr>
      <w:tr w14:paraId="6EEE8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center"/>
          </w:tcPr>
          <w:p w14:paraId="3395FF51">
            <w:pPr>
              <w:spacing w:line="360" w:lineRule="exact"/>
              <w:jc w:val="center"/>
              <w:rPr>
                <w:rFonts w:hint="eastAsia" w:ascii="黑体" w:hAnsi="黑体" w:eastAsia="黑体" w:cs="黑体"/>
                <w:sz w:val="24"/>
                <w:szCs w:val="24"/>
                <w:lang w:bidi="ar"/>
              </w:rPr>
            </w:pPr>
            <w:r>
              <w:rPr>
                <w:rFonts w:hint="eastAsia" w:ascii="黑体" w:hAnsi="黑体" w:eastAsia="黑体" w:cs="黑体"/>
                <w:sz w:val="24"/>
                <w:szCs w:val="24"/>
                <w:lang w:bidi="ar"/>
              </w:rPr>
              <w:t>总经费</w:t>
            </w:r>
          </w:p>
        </w:tc>
        <w:tc>
          <w:tcPr>
            <w:tcW w:w="0" w:type="auto"/>
            <w:gridSpan w:val="2"/>
            <w:noWrap w:val="0"/>
            <w:vAlign w:val="center"/>
          </w:tcPr>
          <w:p w14:paraId="53760263">
            <w:pPr>
              <w:spacing w:line="360" w:lineRule="exact"/>
              <w:jc w:val="center"/>
              <w:rPr>
                <w:rFonts w:hint="eastAsia" w:ascii="黑体" w:hAnsi="黑体" w:eastAsia="黑体" w:cs="黑体"/>
                <w:sz w:val="24"/>
                <w:szCs w:val="24"/>
                <w:lang w:bidi="ar"/>
              </w:rPr>
            </w:pPr>
            <w:r>
              <w:rPr>
                <w:rFonts w:hint="eastAsia" w:ascii="黑体" w:hAnsi="黑体" w:eastAsia="黑体" w:cs="黑体"/>
                <w:sz w:val="24"/>
                <w:szCs w:val="24"/>
                <w:lang w:bidi="ar"/>
              </w:rPr>
              <w:t>国拨经费</w:t>
            </w:r>
          </w:p>
        </w:tc>
        <w:tc>
          <w:tcPr>
            <w:tcW w:w="0" w:type="auto"/>
            <w:gridSpan w:val="2"/>
            <w:noWrap w:val="0"/>
            <w:vAlign w:val="center"/>
          </w:tcPr>
          <w:p w14:paraId="605B467B">
            <w:pPr>
              <w:spacing w:line="360" w:lineRule="exact"/>
              <w:jc w:val="center"/>
              <w:rPr>
                <w:rFonts w:hint="eastAsia" w:ascii="黑体" w:hAnsi="黑体" w:eastAsia="黑体" w:cs="黑体"/>
                <w:sz w:val="24"/>
                <w:szCs w:val="24"/>
                <w:lang w:bidi="ar"/>
              </w:rPr>
            </w:pPr>
            <w:r>
              <w:rPr>
                <w:rFonts w:hint="eastAsia" w:ascii="黑体" w:hAnsi="黑体" w:eastAsia="黑体" w:cs="黑体"/>
                <w:sz w:val="24"/>
                <w:szCs w:val="24"/>
                <w:lang w:bidi="ar"/>
              </w:rPr>
              <w:t>自筹经费</w:t>
            </w:r>
          </w:p>
        </w:tc>
        <w:tc>
          <w:tcPr>
            <w:tcW w:w="0" w:type="auto"/>
            <w:gridSpan w:val="3"/>
            <w:noWrap w:val="0"/>
            <w:vAlign w:val="center"/>
          </w:tcPr>
          <w:p w14:paraId="39A42753">
            <w:pPr>
              <w:spacing w:line="360" w:lineRule="exact"/>
              <w:jc w:val="center"/>
              <w:rPr>
                <w:rFonts w:hint="eastAsia" w:ascii="黑体" w:hAnsi="黑体" w:eastAsia="黑体" w:cs="黑体"/>
                <w:sz w:val="24"/>
                <w:szCs w:val="24"/>
                <w:lang w:bidi="ar"/>
              </w:rPr>
            </w:pPr>
            <w:r>
              <w:rPr>
                <w:rFonts w:hint="eastAsia" w:ascii="黑体" w:hAnsi="黑体" w:eastAsia="黑体" w:cs="黑体"/>
                <w:sz w:val="24"/>
                <w:szCs w:val="24"/>
                <w:lang w:bidi="ar"/>
              </w:rPr>
              <w:t>预算情况</w:t>
            </w:r>
          </w:p>
        </w:tc>
        <w:tc>
          <w:tcPr>
            <w:tcW w:w="2408" w:type="dxa"/>
            <w:gridSpan w:val="2"/>
            <w:noWrap w:val="0"/>
            <w:vAlign w:val="center"/>
          </w:tcPr>
          <w:p w14:paraId="1F8BAE14">
            <w:pPr>
              <w:spacing w:line="360" w:lineRule="exact"/>
              <w:jc w:val="center"/>
              <w:rPr>
                <w:rFonts w:hint="eastAsia" w:ascii="黑体" w:hAnsi="黑体" w:eastAsia="黑体" w:cs="黑体"/>
                <w:sz w:val="24"/>
                <w:szCs w:val="24"/>
                <w:lang w:bidi="ar"/>
              </w:rPr>
            </w:pPr>
            <w:r>
              <w:rPr>
                <w:rFonts w:hint="eastAsia" w:ascii="黑体" w:hAnsi="黑体" w:eastAsia="黑体" w:cs="黑体"/>
                <w:sz w:val="24"/>
                <w:szCs w:val="24"/>
                <w:lang w:bidi="ar"/>
              </w:rPr>
              <w:t>已结题项目执行情况</w:t>
            </w:r>
          </w:p>
        </w:tc>
      </w:tr>
      <w:tr w14:paraId="26F95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center"/>
          </w:tcPr>
          <w:p w14:paraId="6AEAFC57">
            <w:pPr>
              <w:spacing w:line="360" w:lineRule="exact"/>
              <w:jc w:val="center"/>
              <w:rPr>
                <w:rFonts w:hint="eastAsia" w:ascii="黑体" w:hAnsi="黑体" w:eastAsia="黑体" w:cs="黑体"/>
                <w:sz w:val="24"/>
                <w:szCs w:val="24"/>
                <w:lang w:bidi="ar"/>
              </w:rPr>
            </w:pPr>
          </w:p>
        </w:tc>
        <w:tc>
          <w:tcPr>
            <w:tcW w:w="0" w:type="auto"/>
            <w:noWrap w:val="0"/>
            <w:vAlign w:val="center"/>
          </w:tcPr>
          <w:p w14:paraId="0369C098">
            <w:pPr>
              <w:spacing w:line="360" w:lineRule="exact"/>
              <w:jc w:val="center"/>
              <w:rPr>
                <w:rFonts w:hint="eastAsia" w:ascii="黑体" w:hAnsi="黑体" w:eastAsia="黑体" w:cs="黑体"/>
                <w:sz w:val="24"/>
                <w:szCs w:val="24"/>
                <w:lang w:bidi="ar"/>
              </w:rPr>
            </w:pPr>
            <w:r>
              <w:rPr>
                <w:rFonts w:hint="eastAsia" w:ascii="黑体" w:hAnsi="黑体" w:eastAsia="黑体" w:cs="黑体"/>
                <w:sz w:val="24"/>
                <w:szCs w:val="24"/>
                <w:lang w:val="en-US" w:eastAsia="zh-CN" w:bidi="ar"/>
              </w:rPr>
              <w:t>国拨经费</w:t>
            </w:r>
          </w:p>
        </w:tc>
        <w:tc>
          <w:tcPr>
            <w:tcW w:w="0" w:type="auto"/>
            <w:noWrap w:val="0"/>
            <w:vAlign w:val="center"/>
          </w:tcPr>
          <w:p w14:paraId="3F4720B6">
            <w:pPr>
              <w:spacing w:line="360" w:lineRule="exact"/>
              <w:jc w:val="center"/>
              <w:rPr>
                <w:rFonts w:hint="eastAsia" w:ascii="黑体" w:hAnsi="黑体" w:eastAsia="黑体" w:cs="黑体"/>
                <w:sz w:val="24"/>
                <w:szCs w:val="24"/>
                <w:lang w:bidi="ar"/>
              </w:rPr>
            </w:pPr>
            <w:r>
              <w:rPr>
                <w:rFonts w:hint="eastAsia" w:ascii="黑体" w:hAnsi="黑体" w:eastAsia="黑体" w:cs="黑体"/>
                <w:sz w:val="24"/>
                <w:szCs w:val="24"/>
                <w:lang w:val="en-US" w:eastAsia="zh-CN" w:bidi="ar"/>
              </w:rPr>
              <w:t>其中商飞内部单位国拨经费</w:t>
            </w:r>
          </w:p>
        </w:tc>
        <w:tc>
          <w:tcPr>
            <w:tcW w:w="0" w:type="auto"/>
            <w:noWrap w:val="0"/>
            <w:vAlign w:val="center"/>
          </w:tcPr>
          <w:p w14:paraId="4F72D71C">
            <w:pPr>
              <w:spacing w:line="360" w:lineRule="exact"/>
              <w:jc w:val="center"/>
              <w:rPr>
                <w:rFonts w:hint="eastAsia" w:ascii="黑体" w:hAnsi="黑体" w:eastAsia="黑体" w:cs="黑体"/>
                <w:sz w:val="24"/>
                <w:szCs w:val="24"/>
                <w:lang w:bidi="ar"/>
              </w:rPr>
            </w:pPr>
            <w:r>
              <w:rPr>
                <w:rFonts w:hint="eastAsia" w:ascii="黑体" w:hAnsi="黑体" w:eastAsia="黑体" w:cs="黑体"/>
                <w:sz w:val="24"/>
                <w:szCs w:val="24"/>
                <w:lang w:val="en-US" w:eastAsia="zh-CN" w:bidi="ar"/>
              </w:rPr>
              <w:t>自筹经费</w:t>
            </w:r>
          </w:p>
        </w:tc>
        <w:tc>
          <w:tcPr>
            <w:tcW w:w="0" w:type="auto"/>
            <w:noWrap w:val="0"/>
            <w:vAlign w:val="center"/>
          </w:tcPr>
          <w:p w14:paraId="172D0D86">
            <w:pPr>
              <w:spacing w:line="360" w:lineRule="exact"/>
              <w:jc w:val="center"/>
              <w:rPr>
                <w:rFonts w:hint="eastAsia" w:ascii="黑体" w:hAnsi="黑体" w:eastAsia="黑体" w:cs="黑体"/>
                <w:sz w:val="24"/>
                <w:szCs w:val="24"/>
                <w:lang w:bidi="ar"/>
              </w:rPr>
            </w:pPr>
            <w:r>
              <w:rPr>
                <w:rFonts w:hint="eastAsia" w:ascii="黑体" w:hAnsi="黑体" w:eastAsia="黑体" w:cs="黑体"/>
                <w:sz w:val="24"/>
                <w:szCs w:val="24"/>
                <w:lang w:val="en-US" w:eastAsia="zh-CN" w:bidi="ar"/>
              </w:rPr>
              <w:t>其中商飞内部单位自筹经费</w:t>
            </w:r>
          </w:p>
        </w:tc>
        <w:tc>
          <w:tcPr>
            <w:tcW w:w="0" w:type="auto"/>
            <w:noWrap w:val="0"/>
            <w:vAlign w:val="center"/>
          </w:tcPr>
          <w:p w14:paraId="217351CE">
            <w:pPr>
              <w:spacing w:line="360" w:lineRule="exact"/>
              <w:jc w:val="center"/>
              <w:rPr>
                <w:rFonts w:hint="eastAsia" w:ascii="黑体" w:hAnsi="黑体" w:eastAsia="黑体" w:cs="黑体"/>
                <w:sz w:val="24"/>
                <w:szCs w:val="24"/>
                <w:lang w:eastAsia="zh-CN" w:bidi="ar"/>
              </w:rPr>
            </w:pPr>
            <w:r>
              <w:rPr>
                <w:rFonts w:hint="eastAsia" w:ascii="黑体" w:hAnsi="黑体" w:eastAsia="黑体" w:cs="黑体"/>
                <w:sz w:val="24"/>
                <w:szCs w:val="24"/>
                <w:lang w:eastAsia="zh-CN" w:bidi="ar"/>
              </w:rPr>
              <w:t>累计支出</w:t>
            </w:r>
          </w:p>
        </w:tc>
        <w:tc>
          <w:tcPr>
            <w:tcW w:w="0" w:type="auto"/>
            <w:noWrap w:val="0"/>
            <w:vAlign w:val="center"/>
          </w:tcPr>
          <w:p w14:paraId="67B5F593">
            <w:pPr>
              <w:spacing w:line="360" w:lineRule="exact"/>
              <w:jc w:val="center"/>
              <w:rPr>
                <w:rFonts w:hint="eastAsia" w:ascii="黑体" w:hAnsi="黑体" w:eastAsia="黑体" w:cs="黑体"/>
                <w:sz w:val="24"/>
                <w:szCs w:val="24"/>
                <w:lang w:eastAsia="zh-CN" w:bidi="ar"/>
              </w:rPr>
            </w:pPr>
            <w:r>
              <w:rPr>
                <w:rFonts w:hint="eastAsia" w:ascii="黑体" w:hAnsi="黑体" w:eastAsia="黑体" w:cs="黑体"/>
                <w:sz w:val="24"/>
                <w:szCs w:val="24"/>
                <w:lang w:eastAsia="zh-CN" w:bidi="ar"/>
              </w:rPr>
              <w:t>年度预算</w:t>
            </w:r>
          </w:p>
        </w:tc>
        <w:tc>
          <w:tcPr>
            <w:tcW w:w="0" w:type="auto"/>
            <w:noWrap w:val="0"/>
            <w:vAlign w:val="center"/>
          </w:tcPr>
          <w:p w14:paraId="6F0E20E0">
            <w:pPr>
              <w:spacing w:line="360" w:lineRule="exact"/>
              <w:jc w:val="center"/>
              <w:rPr>
                <w:rFonts w:hint="eastAsia" w:ascii="黑体" w:hAnsi="黑体" w:eastAsia="黑体" w:cs="黑体"/>
                <w:sz w:val="24"/>
                <w:szCs w:val="24"/>
                <w:lang w:eastAsia="zh-CN" w:bidi="ar"/>
              </w:rPr>
            </w:pPr>
            <w:r>
              <w:rPr>
                <w:rFonts w:hint="eastAsia" w:ascii="黑体" w:hAnsi="黑体" w:eastAsia="黑体" w:cs="黑体"/>
                <w:sz w:val="24"/>
                <w:szCs w:val="24"/>
                <w:lang w:eastAsia="zh-CN" w:bidi="ar"/>
              </w:rPr>
              <w:t>年度支出</w:t>
            </w:r>
          </w:p>
        </w:tc>
        <w:tc>
          <w:tcPr>
            <w:tcW w:w="0" w:type="auto"/>
            <w:noWrap w:val="0"/>
            <w:vAlign w:val="center"/>
          </w:tcPr>
          <w:p w14:paraId="72121143">
            <w:pPr>
              <w:spacing w:line="360" w:lineRule="exact"/>
              <w:jc w:val="center"/>
              <w:rPr>
                <w:rFonts w:hint="eastAsia" w:ascii="黑体" w:hAnsi="黑体" w:eastAsia="黑体" w:cs="黑体"/>
                <w:sz w:val="24"/>
                <w:szCs w:val="24"/>
                <w:lang w:bidi="ar"/>
              </w:rPr>
            </w:pPr>
            <w:r>
              <w:rPr>
                <w:rFonts w:hint="eastAsia" w:ascii="黑体" w:hAnsi="黑体" w:eastAsia="黑体" w:cs="黑体"/>
                <w:sz w:val="24"/>
                <w:szCs w:val="24"/>
                <w:lang w:val="en-US" w:eastAsia="zh-CN" w:bidi="ar"/>
              </w:rPr>
              <w:t>已结题项目实际执行经费</w:t>
            </w:r>
          </w:p>
        </w:tc>
        <w:tc>
          <w:tcPr>
            <w:tcW w:w="1269" w:type="dxa"/>
            <w:noWrap w:val="0"/>
            <w:vAlign w:val="center"/>
          </w:tcPr>
          <w:p w14:paraId="13F621D4">
            <w:pPr>
              <w:spacing w:line="360" w:lineRule="exact"/>
              <w:jc w:val="center"/>
              <w:rPr>
                <w:rFonts w:hint="eastAsia" w:ascii="黑体" w:hAnsi="黑体" w:eastAsia="黑体" w:cs="黑体"/>
                <w:sz w:val="24"/>
                <w:szCs w:val="24"/>
                <w:lang w:bidi="ar"/>
              </w:rPr>
            </w:pPr>
            <w:r>
              <w:rPr>
                <w:rFonts w:hint="eastAsia" w:ascii="黑体" w:hAnsi="黑体" w:eastAsia="黑体" w:cs="黑体"/>
                <w:sz w:val="24"/>
                <w:szCs w:val="24"/>
                <w:lang w:val="en-US" w:eastAsia="zh-CN" w:bidi="ar"/>
              </w:rPr>
              <w:t>已结题项目经费执行率</w:t>
            </w:r>
          </w:p>
        </w:tc>
      </w:tr>
    </w:tbl>
    <w:p w14:paraId="1F94A328">
      <w:pPr>
        <w:spacing w:line="580" w:lineRule="exact"/>
        <w:ind w:firstLine="640" w:firstLineChars="200"/>
        <w:jc w:val="left"/>
        <w:rPr>
          <w:rFonts w:hint="eastAsia" w:ascii="仿宋_GB2312" w:hAnsi="仿宋_GB2312" w:eastAsia="仿宋_GB2312" w:cs="仿宋_GB2312"/>
          <w:sz w:val="32"/>
          <w:szCs w:val="32"/>
        </w:rPr>
      </w:pPr>
    </w:p>
    <w:p w14:paraId="0D7E8825">
      <w:pPr>
        <w:spacing w:line="580" w:lineRule="exact"/>
        <w:ind w:firstLine="640" w:firstLineChars="200"/>
        <w:jc w:val="left"/>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交付物表头如下：</w:t>
      </w:r>
    </w:p>
    <w:tbl>
      <w:tblPr>
        <w:tblStyle w:val="9"/>
        <w:tblW w:w="87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4"/>
        <w:gridCol w:w="1942"/>
      </w:tblGrid>
      <w:tr w14:paraId="2B4C8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58" w:type="dxa"/>
            <w:gridSpan w:val="5"/>
          </w:tcPr>
          <w:p w14:paraId="3AD3F39E">
            <w:pPr>
              <w:widowControl/>
              <w:spacing w:line="360" w:lineRule="exact"/>
              <w:jc w:val="center"/>
              <w:rPr>
                <w:rFonts w:hint="eastAsia" w:ascii="黑体" w:hAnsi="黑体" w:eastAsia="黑体" w:cs="黑体"/>
                <w:sz w:val="24"/>
                <w:szCs w:val="24"/>
                <w:vertAlign w:val="baseline"/>
                <w:lang w:val="en-US" w:eastAsia="zh-CN" w:bidi="ar"/>
              </w:rPr>
            </w:pPr>
            <w:r>
              <w:rPr>
                <w:rFonts w:hint="eastAsia" w:ascii="黑体" w:hAnsi="黑体" w:eastAsia="黑体" w:cs="黑体"/>
                <w:sz w:val="24"/>
                <w:szCs w:val="24"/>
                <w:vertAlign w:val="baseline"/>
                <w:lang w:val="en-US" w:eastAsia="zh-CN" w:bidi="ar"/>
              </w:rPr>
              <w:t>交付物</w:t>
            </w:r>
          </w:p>
        </w:tc>
      </w:tr>
      <w:tr w14:paraId="1DB0B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Pr>
          <w:p w14:paraId="6E1A20A0">
            <w:pPr>
              <w:widowControl/>
              <w:spacing w:line="360" w:lineRule="exact"/>
              <w:jc w:val="center"/>
              <w:rPr>
                <w:rFonts w:hint="default" w:ascii="黑体" w:hAnsi="黑体" w:eastAsia="黑体" w:cs="黑体"/>
                <w:sz w:val="24"/>
                <w:szCs w:val="24"/>
                <w:vertAlign w:val="baseline"/>
                <w:lang w:val="en-US" w:eastAsia="zh-CN" w:bidi="ar"/>
              </w:rPr>
            </w:pPr>
            <w:r>
              <w:rPr>
                <w:rFonts w:hint="eastAsia" w:ascii="黑体" w:hAnsi="黑体" w:eastAsia="黑体" w:cs="黑体"/>
                <w:sz w:val="24"/>
                <w:szCs w:val="24"/>
                <w:vertAlign w:val="baseline"/>
                <w:lang w:val="en-US" w:eastAsia="zh-CN" w:bidi="ar"/>
              </w:rPr>
              <w:t>交付物名称</w:t>
            </w:r>
          </w:p>
        </w:tc>
        <w:tc>
          <w:tcPr>
            <w:tcW w:w="1704" w:type="dxa"/>
          </w:tcPr>
          <w:p w14:paraId="359B2AAD">
            <w:pPr>
              <w:widowControl/>
              <w:spacing w:line="360" w:lineRule="exact"/>
              <w:jc w:val="center"/>
              <w:rPr>
                <w:rFonts w:hint="default" w:ascii="黑体" w:hAnsi="黑体" w:eastAsia="黑体" w:cs="黑体"/>
                <w:sz w:val="24"/>
                <w:szCs w:val="24"/>
                <w:vertAlign w:val="baseline"/>
                <w:lang w:val="en-US" w:eastAsia="zh-CN" w:bidi="ar"/>
              </w:rPr>
            </w:pPr>
            <w:r>
              <w:rPr>
                <w:rFonts w:hint="eastAsia" w:ascii="黑体" w:hAnsi="黑体" w:eastAsia="黑体" w:cs="黑体"/>
                <w:sz w:val="24"/>
                <w:szCs w:val="24"/>
                <w:vertAlign w:val="baseline"/>
                <w:lang w:val="en-US" w:eastAsia="zh-CN" w:bidi="ar"/>
              </w:rPr>
              <w:t>交付物类型</w:t>
            </w:r>
          </w:p>
        </w:tc>
        <w:tc>
          <w:tcPr>
            <w:tcW w:w="1704" w:type="dxa"/>
          </w:tcPr>
          <w:p w14:paraId="1F97BFAC">
            <w:pPr>
              <w:widowControl/>
              <w:spacing w:line="360" w:lineRule="exact"/>
              <w:jc w:val="center"/>
              <w:rPr>
                <w:rFonts w:hint="default" w:ascii="黑体" w:hAnsi="黑体" w:eastAsia="黑体" w:cs="黑体"/>
                <w:sz w:val="24"/>
                <w:szCs w:val="24"/>
                <w:vertAlign w:val="baseline"/>
                <w:lang w:val="en-US" w:eastAsia="zh-CN" w:bidi="ar"/>
              </w:rPr>
            </w:pPr>
            <w:r>
              <w:rPr>
                <w:rFonts w:hint="eastAsia" w:ascii="黑体" w:hAnsi="黑体" w:eastAsia="黑体" w:cs="黑体"/>
                <w:sz w:val="24"/>
                <w:szCs w:val="24"/>
                <w:vertAlign w:val="baseline"/>
                <w:lang w:val="en-US" w:eastAsia="zh-CN" w:bidi="ar"/>
              </w:rPr>
              <w:t>交付状态</w:t>
            </w:r>
          </w:p>
        </w:tc>
        <w:tc>
          <w:tcPr>
            <w:tcW w:w="1704" w:type="dxa"/>
          </w:tcPr>
          <w:p w14:paraId="3FDB3B5A">
            <w:pPr>
              <w:widowControl/>
              <w:spacing w:line="360" w:lineRule="exact"/>
              <w:jc w:val="center"/>
              <w:rPr>
                <w:rFonts w:hint="default" w:ascii="黑体" w:hAnsi="黑体" w:eastAsia="黑体" w:cs="黑体"/>
                <w:sz w:val="24"/>
                <w:szCs w:val="24"/>
                <w:vertAlign w:val="baseline"/>
                <w:lang w:val="en-US" w:eastAsia="zh-CN" w:bidi="ar"/>
              </w:rPr>
            </w:pPr>
            <w:r>
              <w:rPr>
                <w:rFonts w:hint="eastAsia" w:ascii="黑体" w:hAnsi="黑体" w:eastAsia="黑体" w:cs="黑体"/>
                <w:sz w:val="24"/>
                <w:szCs w:val="24"/>
                <w:vertAlign w:val="baseline"/>
                <w:lang w:val="en-US" w:eastAsia="zh-CN" w:bidi="ar"/>
              </w:rPr>
              <w:t>交付物权属</w:t>
            </w:r>
          </w:p>
        </w:tc>
        <w:tc>
          <w:tcPr>
            <w:tcW w:w="1942" w:type="dxa"/>
          </w:tcPr>
          <w:p w14:paraId="22C2A9FA">
            <w:pPr>
              <w:widowControl/>
              <w:spacing w:line="360" w:lineRule="exact"/>
              <w:jc w:val="center"/>
              <w:rPr>
                <w:rFonts w:hint="default" w:ascii="黑体" w:hAnsi="黑体" w:eastAsia="黑体" w:cs="黑体"/>
                <w:sz w:val="24"/>
                <w:szCs w:val="24"/>
                <w:vertAlign w:val="baseline"/>
                <w:lang w:val="en-US" w:eastAsia="zh-CN" w:bidi="ar"/>
              </w:rPr>
            </w:pPr>
            <w:r>
              <w:rPr>
                <w:rFonts w:hint="eastAsia" w:ascii="黑体" w:hAnsi="黑体" w:eastAsia="黑体" w:cs="黑体"/>
                <w:sz w:val="24"/>
                <w:szCs w:val="24"/>
                <w:vertAlign w:val="baseline"/>
                <w:lang w:val="en-US" w:eastAsia="zh-CN" w:bidi="ar"/>
              </w:rPr>
              <w:t>对应成果编号</w:t>
            </w:r>
          </w:p>
        </w:tc>
      </w:tr>
    </w:tbl>
    <w:p w14:paraId="64558ACB">
      <w:pPr>
        <w:spacing w:line="580" w:lineRule="exact"/>
        <w:ind w:firstLine="0" w:firstLineChars="0"/>
        <w:jc w:val="left"/>
        <w:rPr>
          <w:rFonts w:hint="eastAsia" w:ascii="仿宋_GB2312" w:hAnsi="仿宋_GB2312" w:eastAsia="仿宋_GB2312" w:cs="仿宋_GB2312"/>
          <w:sz w:val="32"/>
          <w:szCs w:val="32"/>
        </w:rPr>
      </w:pPr>
    </w:p>
    <w:p w14:paraId="2E745C41">
      <w:pPr>
        <w:spacing w:line="580" w:lineRule="exact"/>
        <w:ind w:firstLine="640" w:firstLineChars="200"/>
        <w:jc w:val="left"/>
        <w:rPr>
          <w:rFonts w:ascii="仿宋_GB2312" w:hAnsi="仿宋_GB2312" w:eastAsia="仿宋_GB2312" w:cs="仿宋_GB2312"/>
          <w:sz w:val="32"/>
          <w:szCs w:val="32"/>
        </w:rPr>
      </w:pPr>
      <w:r>
        <w:rPr>
          <w:rFonts w:hint="eastAsia" w:ascii="仿宋_GB2312" w:hAnsi="仿宋_GB2312" w:eastAsia="仿宋_GB2312" w:cs="仿宋_GB2312"/>
          <w:sz w:val="32"/>
          <w:szCs w:val="32"/>
        </w:rPr>
        <w:t>协作单位评价表头如下：</w:t>
      </w:r>
    </w:p>
    <w:tbl>
      <w:tblPr>
        <w:tblStyle w:val="8"/>
        <w:tblW w:w="875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3"/>
        <w:gridCol w:w="1928"/>
        <w:gridCol w:w="1426"/>
        <w:gridCol w:w="1207"/>
        <w:gridCol w:w="1281"/>
        <w:gridCol w:w="1212"/>
      </w:tblGrid>
      <w:tr w14:paraId="0FE71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757" w:type="dxa"/>
            <w:gridSpan w:val="6"/>
            <w:noWrap w:val="0"/>
            <w:vAlign w:val="center"/>
          </w:tcPr>
          <w:p w14:paraId="3204B8B0">
            <w:pPr>
              <w:widowControl/>
              <w:spacing w:line="360" w:lineRule="exact"/>
              <w:jc w:val="center"/>
              <w:rPr>
                <w:rFonts w:hint="eastAsia" w:ascii="黑体" w:hAnsi="黑体" w:eastAsia="黑体" w:cs="黑体"/>
                <w:sz w:val="24"/>
                <w:szCs w:val="24"/>
                <w:lang w:bidi="ar"/>
              </w:rPr>
            </w:pPr>
            <w:r>
              <w:rPr>
                <w:rFonts w:hint="eastAsia" w:ascii="黑体" w:hAnsi="黑体" w:eastAsia="黑体" w:cs="黑体"/>
                <w:sz w:val="24"/>
                <w:szCs w:val="24"/>
                <w:lang w:bidi="ar"/>
              </w:rPr>
              <w:t>协作单位评价</w:t>
            </w:r>
          </w:p>
        </w:tc>
      </w:tr>
      <w:tr w14:paraId="0E176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3" w:type="dxa"/>
            <w:noWrap w:val="0"/>
            <w:vAlign w:val="center"/>
          </w:tcPr>
          <w:p w14:paraId="643826E3">
            <w:pPr>
              <w:widowControl/>
              <w:spacing w:line="360" w:lineRule="exact"/>
              <w:jc w:val="center"/>
              <w:rPr>
                <w:rFonts w:hint="eastAsia" w:ascii="黑体" w:hAnsi="黑体" w:eastAsia="黑体" w:cs="黑体"/>
                <w:sz w:val="24"/>
                <w:szCs w:val="24"/>
                <w:lang w:bidi="ar"/>
              </w:rPr>
            </w:pPr>
            <w:r>
              <w:rPr>
                <w:rFonts w:hint="eastAsia" w:ascii="黑体" w:hAnsi="黑体" w:eastAsia="黑体" w:cs="黑体"/>
                <w:sz w:val="24"/>
                <w:szCs w:val="24"/>
                <w:lang w:bidi="ar"/>
              </w:rPr>
              <w:t>协作单位名称</w:t>
            </w:r>
          </w:p>
        </w:tc>
        <w:tc>
          <w:tcPr>
            <w:tcW w:w="1928" w:type="dxa"/>
            <w:noWrap w:val="0"/>
            <w:vAlign w:val="center"/>
          </w:tcPr>
          <w:p w14:paraId="7C17B9D7">
            <w:pPr>
              <w:widowControl/>
              <w:spacing w:line="360" w:lineRule="exact"/>
              <w:jc w:val="center"/>
              <w:rPr>
                <w:rFonts w:hint="eastAsia" w:ascii="黑体" w:hAnsi="黑体" w:eastAsia="黑体" w:cs="黑体"/>
                <w:sz w:val="24"/>
                <w:szCs w:val="24"/>
                <w:lang w:bidi="ar"/>
              </w:rPr>
            </w:pPr>
            <w:r>
              <w:rPr>
                <w:rFonts w:hint="eastAsia" w:ascii="黑体" w:hAnsi="黑体" w:eastAsia="黑体" w:cs="黑体"/>
                <w:sz w:val="24"/>
                <w:szCs w:val="24"/>
                <w:lang w:bidi="ar"/>
              </w:rPr>
              <w:t>协作类型</w:t>
            </w:r>
          </w:p>
          <w:p w14:paraId="2BCB05DA">
            <w:pPr>
              <w:widowControl/>
              <w:spacing w:line="360" w:lineRule="exact"/>
              <w:jc w:val="center"/>
              <w:rPr>
                <w:rFonts w:hint="eastAsia" w:ascii="黑体" w:hAnsi="黑体" w:eastAsia="黑体" w:cs="黑体"/>
                <w:sz w:val="24"/>
                <w:szCs w:val="24"/>
                <w:lang w:bidi="ar"/>
              </w:rPr>
            </w:pPr>
            <w:r>
              <w:rPr>
                <w:rFonts w:hint="eastAsia" w:ascii="黑体" w:hAnsi="黑体" w:eastAsia="黑体" w:cs="黑体"/>
                <w:sz w:val="24"/>
                <w:szCs w:val="24"/>
                <w:lang w:bidi="ar"/>
              </w:rPr>
              <w:t>（外协或参研）</w:t>
            </w:r>
          </w:p>
        </w:tc>
        <w:tc>
          <w:tcPr>
            <w:tcW w:w="1426" w:type="dxa"/>
            <w:noWrap w:val="0"/>
            <w:vAlign w:val="center"/>
          </w:tcPr>
          <w:p w14:paraId="4BA80376">
            <w:pPr>
              <w:widowControl/>
              <w:spacing w:line="360" w:lineRule="exact"/>
              <w:jc w:val="center"/>
              <w:rPr>
                <w:rFonts w:hint="eastAsia" w:ascii="黑体" w:hAnsi="黑体" w:eastAsia="黑体" w:cs="黑体"/>
                <w:sz w:val="24"/>
                <w:szCs w:val="24"/>
                <w:lang w:bidi="ar"/>
              </w:rPr>
            </w:pPr>
            <w:r>
              <w:rPr>
                <w:rFonts w:hint="eastAsia" w:ascii="黑体" w:hAnsi="黑体" w:eastAsia="黑体" w:cs="黑体"/>
                <w:sz w:val="24"/>
                <w:szCs w:val="24"/>
                <w:lang w:bidi="ar"/>
              </w:rPr>
              <w:t>评价单位、人员</w:t>
            </w:r>
          </w:p>
        </w:tc>
        <w:tc>
          <w:tcPr>
            <w:tcW w:w="1207" w:type="dxa"/>
            <w:noWrap w:val="0"/>
            <w:vAlign w:val="center"/>
          </w:tcPr>
          <w:p w14:paraId="323CB76D">
            <w:pPr>
              <w:widowControl/>
              <w:spacing w:line="360" w:lineRule="exact"/>
              <w:jc w:val="center"/>
              <w:rPr>
                <w:rFonts w:hint="eastAsia" w:ascii="黑体" w:hAnsi="黑体" w:eastAsia="黑体" w:cs="黑体"/>
                <w:sz w:val="24"/>
                <w:szCs w:val="24"/>
                <w:lang w:bidi="ar"/>
              </w:rPr>
            </w:pPr>
            <w:r>
              <w:rPr>
                <w:rFonts w:hint="eastAsia" w:ascii="黑体" w:hAnsi="黑体" w:eastAsia="黑体" w:cs="黑体"/>
                <w:sz w:val="24"/>
                <w:szCs w:val="24"/>
                <w:lang w:bidi="ar"/>
              </w:rPr>
              <w:t>评价得分</w:t>
            </w:r>
          </w:p>
        </w:tc>
        <w:tc>
          <w:tcPr>
            <w:tcW w:w="1281" w:type="dxa"/>
            <w:noWrap w:val="0"/>
            <w:vAlign w:val="center"/>
          </w:tcPr>
          <w:p w14:paraId="6CD6BCE1">
            <w:pPr>
              <w:widowControl/>
              <w:spacing w:line="360" w:lineRule="exact"/>
              <w:jc w:val="center"/>
              <w:rPr>
                <w:rFonts w:hint="eastAsia" w:ascii="黑体" w:hAnsi="黑体" w:eastAsia="黑体" w:cs="黑体"/>
                <w:sz w:val="24"/>
                <w:szCs w:val="24"/>
                <w:lang w:bidi="ar"/>
              </w:rPr>
            </w:pPr>
            <w:r>
              <w:rPr>
                <w:rFonts w:hint="eastAsia" w:ascii="黑体" w:hAnsi="黑体" w:eastAsia="黑体" w:cs="黑体"/>
                <w:sz w:val="24"/>
                <w:szCs w:val="24"/>
                <w:lang w:bidi="ar"/>
              </w:rPr>
              <w:t>评价等级</w:t>
            </w:r>
          </w:p>
        </w:tc>
        <w:tc>
          <w:tcPr>
            <w:tcW w:w="1212" w:type="dxa"/>
            <w:noWrap w:val="0"/>
            <w:vAlign w:val="center"/>
          </w:tcPr>
          <w:p w14:paraId="52EE82F1">
            <w:pPr>
              <w:widowControl/>
              <w:spacing w:line="360" w:lineRule="exact"/>
              <w:jc w:val="center"/>
              <w:rPr>
                <w:rFonts w:hint="eastAsia" w:ascii="黑体" w:hAnsi="黑体" w:eastAsia="黑体" w:cs="黑体"/>
                <w:sz w:val="24"/>
                <w:szCs w:val="24"/>
                <w:lang w:bidi="ar"/>
              </w:rPr>
            </w:pPr>
            <w:r>
              <w:rPr>
                <w:rFonts w:hint="eastAsia" w:ascii="黑体" w:hAnsi="黑体" w:eastAsia="黑体" w:cs="黑体"/>
                <w:sz w:val="24"/>
                <w:szCs w:val="24"/>
                <w:lang w:bidi="ar"/>
              </w:rPr>
              <w:t>评价日期</w:t>
            </w:r>
          </w:p>
        </w:tc>
      </w:tr>
    </w:tbl>
    <w:p w14:paraId="25F5BF67">
      <w:pPr>
        <w:spacing w:line="580" w:lineRule="exact"/>
        <w:ind w:firstLine="0" w:firstLineChars="0"/>
        <w:jc w:val="left"/>
        <w:rPr>
          <w:rFonts w:ascii="仿宋_GB2312" w:hAnsi="仿宋_GB2312" w:eastAsia="仿宋_GB2312" w:cs="仿宋_GB2312"/>
          <w:sz w:val="32"/>
          <w:szCs w:val="32"/>
        </w:rPr>
      </w:pPr>
    </w:p>
    <w:p w14:paraId="26A65160">
      <w:pPr>
        <w:spacing w:line="580" w:lineRule="exact"/>
        <w:ind w:firstLine="640" w:firstLineChars="0"/>
        <w:jc w:val="left"/>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成果转化表头如下：</w:t>
      </w:r>
    </w:p>
    <w:tbl>
      <w:tblPr>
        <w:tblStyle w:val="9"/>
        <w:tblW w:w="87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9"/>
        <w:gridCol w:w="710"/>
        <w:gridCol w:w="710"/>
        <w:gridCol w:w="710"/>
        <w:gridCol w:w="710"/>
        <w:gridCol w:w="710"/>
        <w:gridCol w:w="710"/>
        <w:gridCol w:w="710"/>
        <w:gridCol w:w="710"/>
        <w:gridCol w:w="710"/>
        <w:gridCol w:w="710"/>
        <w:gridCol w:w="914"/>
      </w:tblGrid>
      <w:tr w14:paraId="00EAE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783" w:type="dxa"/>
            <w:gridSpan w:val="12"/>
            <w:vAlign w:val="center"/>
          </w:tcPr>
          <w:p w14:paraId="11B0DE4B">
            <w:pPr>
              <w:widowControl/>
              <w:spacing w:line="360" w:lineRule="exact"/>
              <w:jc w:val="center"/>
              <w:rPr>
                <w:rFonts w:hint="eastAsia" w:ascii="黑体" w:hAnsi="黑体" w:eastAsia="黑体" w:cs="黑体"/>
                <w:sz w:val="24"/>
                <w:szCs w:val="24"/>
                <w:vertAlign w:val="baseline"/>
                <w:lang w:val="en-US" w:eastAsia="zh-CN" w:bidi="ar"/>
              </w:rPr>
            </w:pPr>
            <w:r>
              <w:rPr>
                <w:rFonts w:hint="eastAsia" w:ascii="黑体" w:hAnsi="黑体" w:eastAsia="黑体" w:cs="黑体"/>
                <w:sz w:val="24"/>
                <w:szCs w:val="24"/>
                <w:vertAlign w:val="baseline"/>
                <w:lang w:val="en-US" w:eastAsia="zh-CN" w:bidi="ar"/>
              </w:rPr>
              <w:t>成果转化</w:t>
            </w:r>
          </w:p>
        </w:tc>
      </w:tr>
      <w:tr w14:paraId="60DB8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9" w:type="dxa"/>
            <w:vAlign w:val="center"/>
          </w:tcPr>
          <w:p w14:paraId="1A3B44C4">
            <w:pPr>
              <w:spacing w:line="360" w:lineRule="exact"/>
              <w:jc w:val="center"/>
              <w:rPr>
                <w:rFonts w:hint="eastAsia" w:ascii="黑体" w:hAnsi="黑体" w:eastAsia="黑体" w:cs="黑体"/>
                <w:sz w:val="21"/>
                <w:szCs w:val="21"/>
                <w:vertAlign w:val="baseline"/>
                <w:lang w:val="en-US" w:eastAsia="zh-CN" w:bidi="ar"/>
              </w:rPr>
            </w:pPr>
            <w:r>
              <w:rPr>
                <w:rFonts w:hint="eastAsia" w:ascii="黑体" w:hAnsi="黑体" w:eastAsia="黑体" w:cs="黑体"/>
                <w:sz w:val="21"/>
                <w:szCs w:val="21"/>
                <w:lang w:bidi="ar"/>
              </w:rPr>
              <w:t>成果编号</w:t>
            </w:r>
          </w:p>
        </w:tc>
        <w:tc>
          <w:tcPr>
            <w:tcW w:w="710" w:type="dxa"/>
            <w:vAlign w:val="center"/>
          </w:tcPr>
          <w:p w14:paraId="5575AEF9">
            <w:pPr>
              <w:spacing w:line="360" w:lineRule="exact"/>
              <w:jc w:val="center"/>
              <w:rPr>
                <w:rFonts w:hint="eastAsia" w:ascii="黑体" w:hAnsi="黑体" w:eastAsia="黑体" w:cs="黑体"/>
                <w:sz w:val="21"/>
                <w:szCs w:val="21"/>
                <w:vertAlign w:val="baseline"/>
                <w:lang w:val="en-US" w:eastAsia="zh-CN" w:bidi="ar"/>
              </w:rPr>
            </w:pPr>
            <w:r>
              <w:rPr>
                <w:rFonts w:hint="eastAsia" w:ascii="黑体" w:hAnsi="黑体" w:eastAsia="黑体" w:cs="黑体"/>
                <w:sz w:val="21"/>
                <w:szCs w:val="21"/>
                <w:lang w:bidi="ar"/>
              </w:rPr>
              <w:t>成果名称</w:t>
            </w:r>
          </w:p>
        </w:tc>
        <w:tc>
          <w:tcPr>
            <w:tcW w:w="710" w:type="dxa"/>
            <w:vAlign w:val="center"/>
          </w:tcPr>
          <w:p w14:paraId="6CE6CCC9">
            <w:pPr>
              <w:spacing w:line="360" w:lineRule="exact"/>
              <w:jc w:val="center"/>
              <w:rPr>
                <w:rFonts w:hint="eastAsia" w:ascii="黑体" w:hAnsi="黑体" w:eastAsia="黑体" w:cs="黑体"/>
                <w:sz w:val="21"/>
                <w:szCs w:val="21"/>
                <w:vertAlign w:val="baseline"/>
                <w:lang w:val="en-US" w:eastAsia="zh-CN" w:bidi="ar"/>
              </w:rPr>
            </w:pPr>
            <w:r>
              <w:rPr>
                <w:rFonts w:hint="eastAsia" w:ascii="黑体" w:hAnsi="黑体" w:eastAsia="黑体" w:cs="黑体"/>
                <w:sz w:val="21"/>
                <w:szCs w:val="21"/>
                <w:lang w:bidi="ar"/>
              </w:rPr>
              <w:t>所属项目编号</w:t>
            </w:r>
          </w:p>
        </w:tc>
        <w:tc>
          <w:tcPr>
            <w:tcW w:w="710" w:type="dxa"/>
            <w:vAlign w:val="center"/>
          </w:tcPr>
          <w:p w14:paraId="76A67BD2">
            <w:pPr>
              <w:spacing w:line="360" w:lineRule="exact"/>
              <w:jc w:val="center"/>
              <w:rPr>
                <w:rFonts w:hint="eastAsia" w:ascii="黑体" w:hAnsi="黑体" w:eastAsia="黑体" w:cs="黑体"/>
                <w:sz w:val="21"/>
                <w:szCs w:val="21"/>
                <w:vertAlign w:val="baseline"/>
                <w:lang w:val="en-US" w:eastAsia="zh-CN" w:bidi="ar"/>
              </w:rPr>
            </w:pPr>
            <w:r>
              <w:rPr>
                <w:rFonts w:hint="eastAsia" w:ascii="黑体" w:hAnsi="黑体" w:eastAsia="黑体" w:cs="黑体"/>
                <w:sz w:val="21"/>
                <w:szCs w:val="21"/>
                <w:lang w:bidi="ar"/>
              </w:rPr>
              <w:t>成果简介</w:t>
            </w:r>
          </w:p>
        </w:tc>
        <w:tc>
          <w:tcPr>
            <w:tcW w:w="710" w:type="dxa"/>
            <w:vAlign w:val="center"/>
          </w:tcPr>
          <w:p w14:paraId="1AD1C9E9">
            <w:pPr>
              <w:spacing w:line="360" w:lineRule="exact"/>
              <w:jc w:val="center"/>
              <w:rPr>
                <w:rFonts w:hint="eastAsia" w:ascii="黑体" w:hAnsi="黑体" w:eastAsia="黑体" w:cs="黑体"/>
                <w:sz w:val="21"/>
                <w:szCs w:val="21"/>
                <w:vertAlign w:val="baseline"/>
                <w:lang w:val="en-US" w:eastAsia="zh-CN" w:bidi="ar"/>
              </w:rPr>
            </w:pPr>
            <w:r>
              <w:rPr>
                <w:rFonts w:hint="eastAsia" w:ascii="黑体" w:hAnsi="黑体" w:eastAsia="黑体" w:cs="黑体"/>
                <w:sz w:val="21"/>
                <w:szCs w:val="21"/>
                <w:lang w:bidi="ar"/>
              </w:rPr>
              <w:t>转化方式</w:t>
            </w:r>
          </w:p>
        </w:tc>
        <w:tc>
          <w:tcPr>
            <w:tcW w:w="710" w:type="dxa"/>
            <w:vAlign w:val="center"/>
          </w:tcPr>
          <w:p w14:paraId="69959AEA">
            <w:pPr>
              <w:spacing w:line="360" w:lineRule="exact"/>
              <w:jc w:val="center"/>
              <w:rPr>
                <w:rFonts w:hint="eastAsia" w:ascii="黑体" w:hAnsi="黑体" w:eastAsia="黑体" w:cs="黑体"/>
                <w:sz w:val="21"/>
                <w:szCs w:val="21"/>
                <w:vertAlign w:val="baseline"/>
                <w:lang w:val="en-US" w:eastAsia="zh-CN" w:bidi="ar"/>
              </w:rPr>
            </w:pPr>
            <w:r>
              <w:rPr>
                <w:rFonts w:hint="eastAsia" w:ascii="黑体" w:hAnsi="黑体" w:eastAsia="黑体" w:cs="黑体"/>
                <w:sz w:val="21"/>
                <w:szCs w:val="21"/>
                <w:lang w:bidi="ar"/>
              </w:rPr>
              <w:t>转化形式</w:t>
            </w:r>
          </w:p>
        </w:tc>
        <w:tc>
          <w:tcPr>
            <w:tcW w:w="710" w:type="dxa"/>
            <w:vAlign w:val="center"/>
          </w:tcPr>
          <w:p w14:paraId="2E6A776C">
            <w:pPr>
              <w:spacing w:line="360" w:lineRule="exact"/>
              <w:jc w:val="center"/>
              <w:rPr>
                <w:rFonts w:hint="eastAsia" w:ascii="黑体" w:hAnsi="黑体" w:eastAsia="黑体" w:cs="黑体"/>
                <w:sz w:val="21"/>
                <w:szCs w:val="21"/>
                <w:vertAlign w:val="baseline"/>
                <w:lang w:val="en-US" w:eastAsia="zh-CN" w:bidi="ar"/>
              </w:rPr>
            </w:pPr>
            <w:r>
              <w:rPr>
                <w:rFonts w:hint="eastAsia" w:ascii="黑体" w:hAnsi="黑体" w:eastAsia="黑体" w:cs="黑体"/>
                <w:sz w:val="21"/>
                <w:szCs w:val="21"/>
                <w:lang w:bidi="ar"/>
              </w:rPr>
              <w:t>计划转化时间</w:t>
            </w:r>
          </w:p>
        </w:tc>
        <w:tc>
          <w:tcPr>
            <w:tcW w:w="710" w:type="dxa"/>
            <w:vAlign w:val="center"/>
          </w:tcPr>
          <w:p w14:paraId="3E8EC73B">
            <w:pPr>
              <w:spacing w:line="360" w:lineRule="exact"/>
              <w:jc w:val="center"/>
              <w:rPr>
                <w:rFonts w:hint="eastAsia" w:ascii="黑体" w:hAnsi="黑体" w:eastAsia="黑体" w:cs="黑体"/>
                <w:sz w:val="21"/>
                <w:szCs w:val="21"/>
                <w:vertAlign w:val="baseline"/>
                <w:lang w:val="en-US" w:eastAsia="zh-CN" w:bidi="ar"/>
              </w:rPr>
            </w:pPr>
            <w:r>
              <w:rPr>
                <w:rFonts w:hint="eastAsia" w:ascii="黑体" w:hAnsi="黑体" w:eastAsia="黑体" w:cs="黑体"/>
                <w:sz w:val="21"/>
                <w:szCs w:val="21"/>
                <w:lang w:bidi="ar"/>
              </w:rPr>
              <w:t>实际转化时间</w:t>
            </w:r>
          </w:p>
        </w:tc>
        <w:tc>
          <w:tcPr>
            <w:tcW w:w="710" w:type="dxa"/>
            <w:vAlign w:val="center"/>
          </w:tcPr>
          <w:p w14:paraId="3F1320EB">
            <w:pPr>
              <w:spacing w:line="360" w:lineRule="exact"/>
              <w:jc w:val="center"/>
              <w:rPr>
                <w:rFonts w:hint="eastAsia" w:ascii="黑体" w:hAnsi="黑体" w:eastAsia="黑体" w:cs="黑体"/>
                <w:sz w:val="21"/>
                <w:szCs w:val="21"/>
                <w:vertAlign w:val="baseline"/>
                <w:lang w:val="en-US" w:eastAsia="zh-CN" w:bidi="ar"/>
              </w:rPr>
            </w:pPr>
            <w:r>
              <w:rPr>
                <w:rFonts w:hint="eastAsia" w:ascii="黑体" w:hAnsi="黑体" w:eastAsia="黑体" w:cs="黑体"/>
                <w:sz w:val="21"/>
                <w:szCs w:val="21"/>
                <w:lang w:bidi="ar"/>
              </w:rPr>
              <w:t>转化状态</w:t>
            </w:r>
          </w:p>
        </w:tc>
        <w:tc>
          <w:tcPr>
            <w:tcW w:w="710" w:type="dxa"/>
            <w:vAlign w:val="center"/>
          </w:tcPr>
          <w:p w14:paraId="65E682A9">
            <w:pPr>
              <w:spacing w:line="360" w:lineRule="exact"/>
              <w:jc w:val="center"/>
              <w:rPr>
                <w:rFonts w:hint="eastAsia" w:ascii="黑体" w:hAnsi="黑体" w:eastAsia="黑体" w:cs="黑体"/>
                <w:sz w:val="21"/>
                <w:szCs w:val="21"/>
                <w:vertAlign w:val="baseline"/>
                <w:lang w:val="en-US" w:eastAsia="zh-CN" w:bidi="ar"/>
              </w:rPr>
            </w:pPr>
            <w:r>
              <w:rPr>
                <w:rFonts w:hint="eastAsia" w:ascii="黑体" w:hAnsi="黑体" w:eastAsia="黑体" w:cs="黑体"/>
                <w:sz w:val="21"/>
                <w:szCs w:val="21"/>
                <w:lang w:bidi="ar"/>
              </w:rPr>
              <w:t>转化</w:t>
            </w:r>
            <w:r>
              <w:rPr>
                <w:rFonts w:hint="eastAsia" w:ascii="黑体" w:hAnsi="黑体" w:eastAsia="黑体" w:cs="黑体"/>
                <w:sz w:val="21"/>
                <w:szCs w:val="21"/>
                <w:lang w:val="en-US" w:eastAsia="zh-CN" w:bidi="ar"/>
              </w:rPr>
              <w:t>简介</w:t>
            </w:r>
          </w:p>
        </w:tc>
        <w:tc>
          <w:tcPr>
            <w:tcW w:w="710" w:type="dxa"/>
            <w:vAlign w:val="center"/>
          </w:tcPr>
          <w:p w14:paraId="1314BDA8">
            <w:pPr>
              <w:spacing w:line="360" w:lineRule="exact"/>
              <w:jc w:val="center"/>
              <w:rPr>
                <w:rFonts w:hint="default" w:ascii="黑体" w:hAnsi="黑体" w:eastAsia="黑体" w:cs="黑体"/>
                <w:sz w:val="21"/>
                <w:szCs w:val="21"/>
                <w:vertAlign w:val="baseline"/>
                <w:lang w:val="en-US" w:eastAsia="zh-CN" w:bidi="ar"/>
              </w:rPr>
            </w:pPr>
            <w:r>
              <w:rPr>
                <w:rFonts w:hint="eastAsia" w:ascii="黑体" w:hAnsi="黑体" w:eastAsia="黑体" w:cs="黑体"/>
                <w:sz w:val="21"/>
                <w:szCs w:val="21"/>
                <w:vertAlign w:val="baseline"/>
                <w:lang w:val="en-US" w:eastAsia="zh-CN" w:bidi="ar"/>
              </w:rPr>
              <w:t>责任单位</w:t>
            </w:r>
          </w:p>
        </w:tc>
        <w:tc>
          <w:tcPr>
            <w:tcW w:w="914" w:type="dxa"/>
            <w:vAlign w:val="center"/>
          </w:tcPr>
          <w:p w14:paraId="6B437476">
            <w:pPr>
              <w:spacing w:line="360" w:lineRule="exact"/>
              <w:jc w:val="center"/>
              <w:rPr>
                <w:rFonts w:hint="eastAsia" w:ascii="黑体" w:hAnsi="黑体" w:eastAsia="黑体" w:cs="黑体"/>
                <w:sz w:val="21"/>
                <w:szCs w:val="21"/>
                <w:vertAlign w:val="baseline"/>
                <w:lang w:val="en-US" w:eastAsia="zh-CN" w:bidi="ar"/>
              </w:rPr>
            </w:pPr>
            <w:r>
              <w:rPr>
                <w:rFonts w:hint="eastAsia" w:ascii="黑体" w:hAnsi="黑体" w:eastAsia="黑体" w:cs="黑体"/>
                <w:sz w:val="21"/>
                <w:szCs w:val="21"/>
                <w:lang w:bidi="ar"/>
              </w:rPr>
              <w:t>关联交付物数量</w:t>
            </w:r>
          </w:p>
        </w:tc>
      </w:tr>
    </w:tbl>
    <w:p w14:paraId="40B7BF97">
      <w:pPr>
        <w:spacing w:line="580" w:lineRule="exact"/>
        <w:ind w:firstLine="0" w:firstLineChars="0"/>
        <w:jc w:val="left"/>
        <w:rPr>
          <w:rFonts w:ascii="仿宋_GB2312" w:hAnsi="仿宋_GB2312" w:eastAsia="仿宋_GB2312" w:cs="仿宋_GB2312"/>
          <w:sz w:val="32"/>
          <w:szCs w:val="32"/>
        </w:rPr>
      </w:pPr>
    </w:p>
    <w:p w14:paraId="6BFD5D4C">
      <w:pPr>
        <w:spacing w:line="580" w:lineRule="exact"/>
        <w:ind w:firstLine="640" w:firstLineChars="200"/>
        <w:jc w:val="left"/>
        <w:rPr>
          <w:rFonts w:ascii="仿宋_GB2312" w:hAnsi="仿宋_GB2312" w:eastAsia="仿宋_GB2312" w:cs="仿宋_GB2312"/>
          <w:sz w:val="32"/>
          <w:szCs w:val="32"/>
        </w:rPr>
      </w:pPr>
      <w:r>
        <w:rPr>
          <w:rFonts w:hint="eastAsia" w:ascii="仿宋_GB2312" w:hAnsi="仿宋_GB2312" w:eastAsia="仿宋_GB2312" w:cs="仿宋_GB2312"/>
          <w:sz w:val="32"/>
          <w:szCs w:val="32"/>
        </w:rPr>
        <w:t>填表说明如下：</w:t>
      </w:r>
    </w:p>
    <w:tbl>
      <w:tblPr>
        <w:tblStyle w:val="8"/>
        <w:tblW w:w="8654" w:type="dxa"/>
        <w:tblInd w:w="115"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079"/>
        <w:gridCol w:w="1957"/>
        <w:gridCol w:w="5618"/>
      </w:tblGrid>
      <w:tr w14:paraId="02D8654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79"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top"/>
          </w:tcPr>
          <w:p w14:paraId="6B1311A4">
            <w:pPr>
              <w:spacing w:line="360" w:lineRule="exact"/>
              <w:jc w:val="center"/>
              <w:rPr>
                <w:rFonts w:ascii="黑体" w:hAnsi="黑体" w:eastAsia="黑体" w:cs="黑体"/>
                <w:sz w:val="24"/>
                <w:szCs w:val="24"/>
              </w:rPr>
            </w:pPr>
            <w:r>
              <w:rPr>
                <w:rFonts w:hint="eastAsia" w:ascii="黑体" w:hAnsi="黑体" w:eastAsia="黑体" w:cs="黑体"/>
                <w:sz w:val="24"/>
                <w:szCs w:val="24"/>
              </w:rPr>
              <w:t>板块</w:t>
            </w:r>
          </w:p>
        </w:tc>
        <w:tc>
          <w:tcPr>
            <w:tcW w:w="195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top"/>
          </w:tcPr>
          <w:p w14:paraId="1405AF17">
            <w:pPr>
              <w:spacing w:line="360" w:lineRule="exact"/>
              <w:jc w:val="center"/>
              <w:rPr>
                <w:rFonts w:ascii="黑体" w:hAnsi="黑体" w:eastAsia="黑体" w:cs="黑体"/>
                <w:sz w:val="24"/>
                <w:szCs w:val="24"/>
              </w:rPr>
            </w:pPr>
            <w:r>
              <w:rPr>
                <w:rFonts w:hint="eastAsia" w:ascii="黑体" w:hAnsi="黑体" w:eastAsia="黑体" w:cs="黑体"/>
                <w:sz w:val="24"/>
                <w:szCs w:val="24"/>
              </w:rPr>
              <w:t>表头</w:t>
            </w:r>
          </w:p>
        </w:tc>
        <w:tc>
          <w:tcPr>
            <w:tcW w:w="561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top"/>
          </w:tcPr>
          <w:p w14:paraId="65D5D980">
            <w:pPr>
              <w:spacing w:line="360" w:lineRule="exact"/>
              <w:jc w:val="center"/>
              <w:rPr>
                <w:rFonts w:ascii="黑体" w:hAnsi="黑体" w:eastAsia="黑体" w:cs="黑体"/>
                <w:sz w:val="24"/>
                <w:szCs w:val="24"/>
              </w:rPr>
            </w:pPr>
            <w:r>
              <w:rPr>
                <w:rFonts w:hint="eastAsia" w:ascii="黑体" w:hAnsi="黑体" w:eastAsia="黑体" w:cs="黑体"/>
                <w:sz w:val="24"/>
                <w:szCs w:val="24"/>
              </w:rPr>
              <w:t>说明</w:t>
            </w:r>
          </w:p>
        </w:tc>
      </w:tr>
      <w:tr w14:paraId="31142F0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79" w:type="dxa"/>
            <w:vMerge w:val="restart"/>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169C08C0">
            <w:pPr>
              <w:spacing w:line="3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项目所属信息</w:t>
            </w:r>
          </w:p>
        </w:tc>
        <w:tc>
          <w:tcPr>
            <w:tcW w:w="195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5F1AD358">
            <w:pPr>
              <w:spacing w:line="3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lang w:val="en-US" w:eastAsia="zh-CN" w:bidi="ar"/>
              </w:rPr>
              <w:t>项目</w:t>
            </w:r>
            <w:r>
              <w:rPr>
                <w:rFonts w:hint="eastAsia" w:ascii="仿宋_GB2312" w:hAnsi="仿宋_GB2312" w:eastAsia="仿宋_GB2312" w:cs="仿宋_GB2312"/>
                <w:sz w:val="24"/>
                <w:szCs w:val="24"/>
                <w:lang w:bidi="ar"/>
              </w:rPr>
              <w:t>编号</w:t>
            </w:r>
          </w:p>
        </w:tc>
        <w:tc>
          <w:tcPr>
            <w:tcW w:w="561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7CEBE679">
            <w:pPr>
              <w:spacing w:line="360" w:lineRule="exact"/>
              <w:jc w:val="left"/>
              <w:rPr>
                <w:rFonts w:hint="eastAsia" w:ascii="仿宋_GB2312" w:hAnsi="仿宋_GB2312" w:eastAsia="仿宋_GB2312" w:cs="仿宋_GB2312"/>
                <w:sz w:val="24"/>
                <w:szCs w:val="24"/>
                <w:lang w:eastAsia="zh-CN" w:bidi="ar"/>
              </w:rPr>
            </w:pPr>
            <w:r>
              <w:rPr>
                <w:rFonts w:hint="eastAsia" w:ascii="仿宋_GB2312" w:hAnsi="仿宋_GB2312" w:eastAsia="仿宋_GB2312" w:cs="仿宋_GB2312"/>
                <w:sz w:val="24"/>
                <w:szCs w:val="24"/>
                <w:lang w:bidi="ar"/>
              </w:rPr>
              <w:t>项目专属编号</w:t>
            </w:r>
            <w:r>
              <w:rPr>
                <w:rFonts w:hint="eastAsia" w:ascii="仿宋_GB2312" w:hAnsi="仿宋_GB2312" w:eastAsia="仿宋_GB2312" w:cs="仿宋_GB2312"/>
                <w:sz w:val="24"/>
                <w:szCs w:val="24"/>
                <w:lang w:eastAsia="zh-CN" w:bidi="ar"/>
              </w:rPr>
              <w:t>（</w:t>
            </w:r>
            <w:r>
              <w:rPr>
                <w:rFonts w:hint="eastAsia" w:ascii="仿宋_GB2312" w:hAnsi="仿宋_GB2312" w:eastAsia="仿宋_GB2312" w:cs="仿宋_GB2312"/>
                <w:sz w:val="24"/>
                <w:szCs w:val="24"/>
                <w:lang w:val="en-US" w:eastAsia="zh-CN" w:bidi="ar"/>
              </w:rPr>
              <w:t>系统自动生成</w:t>
            </w:r>
            <w:r>
              <w:rPr>
                <w:rFonts w:hint="eastAsia" w:ascii="仿宋_GB2312" w:hAnsi="仿宋_GB2312" w:eastAsia="仿宋_GB2312" w:cs="仿宋_GB2312"/>
                <w:sz w:val="24"/>
                <w:szCs w:val="24"/>
                <w:lang w:eastAsia="zh-CN" w:bidi="ar"/>
              </w:rPr>
              <w:t>）</w:t>
            </w:r>
          </w:p>
        </w:tc>
      </w:tr>
      <w:tr w14:paraId="5AC2ED5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79" w:type="dxa"/>
            <w:vMerge w:val="continue"/>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7A7AA397">
            <w:pPr>
              <w:spacing w:line="360" w:lineRule="exact"/>
              <w:jc w:val="left"/>
              <w:rPr>
                <w:rFonts w:ascii="仿宋_GB2312" w:hAnsi="仿宋_GB2312" w:eastAsia="仿宋_GB2312" w:cs="仿宋_GB2312"/>
                <w:sz w:val="24"/>
                <w:szCs w:val="24"/>
              </w:rPr>
            </w:pPr>
          </w:p>
        </w:tc>
        <w:tc>
          <w:tcPr>
            <w:tcW w:w="195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18CCFD2C">
            <w:pPr>
              <w:spacing w:line="360" w:lineRule="exact"/>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级别</w:t>
            </w:r>
          </w:p>
        </w:tc>
        <w:tc>
          <w:tcPr>
            <w:tcW w:w="561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64AD62B1">
            <w:pPr>
              <w:spacing w:line="360" w:lineRule="exact"/>
              <w:jc w:val="left"/>
              <w:rPr>
                <w:rFonts w:ascii="仿宋_GB2312" w:hAnsi="仿宋_GB2312" w:eastAsia="仿宋_GB2312" w:cs="仿宋_GB2312"/>
                <w:sz w:val="24"/>
                <w:szCs w:val="24"/>
                <w:lang w:bidi="ar"/>
              </w:rPr>
            </w:pPr>
            <w:r>
              <w:rPr>
                <w:rFonts w:hint="eastAsia" w:ascii="仿宋_GB2312" w:hAnsi="仿宋_GB2312" w:eastAsia="仿宋_GB2312" w:cs="仿宋_GB2312"/>
                <w:sz w:val="24"/>
                <w:szCs w:val="24"/>
                <w:lang w:eastAsia="zh-CN" w:bidi="ar"/>
              </w:rPr>
              <w:t>下拉数据</w:t>
            </w:r>
            <w:r>
              <w:rPr>
                <w:rFonts w:hint="eastAsia" w:ascii="仿宋_GB2312" w:hAnsi="仿宋_GB2312" w:eastAsia="仿宋_GB2312" w:cs="仿宋_GB2312"/>
                <w:sz w:val="24"/>
                <w:szCs w:val="24"/>
                <w:lang w:bidi="ar"/>
              </w:rPr>
              <w:t>：国家级、地方级、公司级</w:t>
            </w:r>
          </w:p>
        </w:tc>
      </w:tr>
      <w:tr w14:paraId="5B60840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79" w:type="dxa"/>
            <w:vMerge w:val="continue"/>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4C1B1013">
            <w:pPr>
              <w:spacing w:line="360" w:lineRule="exact"/>
              <w:jc w:val="left"/>
              <w:rPr>
                <w:rFonts w:ascii="仿宋_GB2312" w:hAnsi="仿宋_GB2312" w:eastAsia="仿宋_GB2312" w:cs="仿宋_GB2312"/>
                <w:sz w:val="24"/>
                <w:szCs w:val="24"/>
              </w:rPr>
            </w:pPr>
          </w:p>
        </w:tc>
        <w:tc>
          <w:tcPr>
            <w:tcW w:w="1957" w:type="dxa"/>
            <w:tcBorders>
              <w:top w:val="single" w:color="auto" w:sz="4" w:space="0"/>
              <w:left w:val="single" w:color="auto" w:sz="4" w:space="0"/>
              <w:bottom w:val="single" w:color="auto" w:sz="4" w:space="0"/>
              <w:right w:val="single" w:color="auto" w:sz="4" w:space="0"/>
            </w:tcBorders>
            <w:shd w:val="clear" w:color="auto" w:fill="auto"/>
            <w:noWrap w:val="0"/>
            <w:tcMar>
              <w:top w:w="60" w:type="dxa"/>
              <w:left w:w="120" w:type="dxa"/>
              <w:bottom w:w="30" w:type="dxa"/>
              <w:right w:w="120" w:type="dxa"/>
            </w:tcMar>
            <w:vAlign w:val="center"/>
          </w:tcPr>
          <w:p w14:paraId="21AF39BA">
            <w:pPr>
              <w:spacing w:line="360" w:lineRule="exact"/>
              <w:jc w:val="center"/>
              <w:rPr>
                <w:rFonts w:hint="eastAsia"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bidi="ar"/>
              </w:rPr>
              <w:t>立项部门</w:t>
            </w:r>
          </w:p>
        </w:tc>
        <w:tc>
          <w:tcPr>
            <w:tcW w:w="5618" w:type="dxa"/>
            <w:tcBorders>
              <w:top w:val="single" w:color="auto" w:sz="4" w:space="0"/>
              <w:left w:val="single" w:color="auto" w:sz="4" w:space="0"/>
              <w:bottom w:val="single" w:color="auto" w:sz="4" w:space="0"/>
              <w:right w:val="single" w:color="auto" w:sz="4" w:space="0"/>
            </w:tcBorders>
            <w:shd w:val="clear" w:color="auto" w:fill="auto"/>
            <w:noWrap w:val="0"/>
            <w:tcMar>
              <w:top w:w="60" w:type="dxa"/>
              <w:left w:w="120" w:type="dxa"/>
              <w:bottom w:w="30" w:type="dxa"/>
              <w:right w:w="120" w:type="dxa"/>
            </w:tcMar>
            <w:vAlign w:val="center"/>
          </w:tcPr>
          <w:p w14:paraId="2E73DB47">
            <w:pPr>
              <w:spacing w:line="360" w:lineRule="exact"/>
              <w:jc w:val="left"/>
              <w:rPr>
                <w:rFonts w:hint="eastAsia"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bidi="ar"/>
              </w:rPr>
              <w:t>国家级：GXB、国资委、科学技术部、FGW等；地方级：上海市科委、上海市经信委等；公司级：科技管理部</w:t>
            </w:r>
          </w:p>
        </w:tc>
      </w:tr>
      <w:tr w14:paraId="012D18E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79" w:type="dxa"/>
            <w:vMerge w:val="continue"/>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52B64283">
            <w:pPr>
              <w:spacing w:line="360" w:lineRule="exact"/>
              <w:jc w:val="left"/>
              <w:rPr>
                <w:rFonts w:ascii="仿宋_GB2312" w:hAnsi="仿宋_GB2312" w:eastAsia="仿宋_GB2312" w:cs="仿宋_GB2312"/>
                <w:sz w:val="24"/>
                <w:szCs w:val="24"/>
              </w:rPr>
            </w:pPr>
          </w:p>
        </w:tc>
        <w:tc>
          <w:tcPr>
            <w:tcW w:w="1957" w:type="dxa"/>
            <w:tcBorders>
              <w:top w:val="single" w:color="auto" w:sz="4" w:space="0"/>
              <w:left w:val="single" w:color="auto" w:sz="4" w:space="0"/>
              <w:bottom w:val="single" w:color="auto" w:sz="4" w:space="0"/>
              <w:right w:val="single" w:color="auto" w:sz="4" w:space="0"/>
            </w:tcBorders>
            <w:shd w:val="clear" w:color="auto" w:fill="auto"/>
            <w:noWrap w:val="0"/>
            <w:tcMar>
              <w:top w:w="60" w:type="dxa"/>
              <w:left w:w="120" w:type="dxa"/>
              <w:bottom w:w="30" w:type="dxa"/>
              <w:right w:w="120" w:type="dxa"/>
            </w:tcMar>
            <w:vAlign w:val="center"/>
          </w:tcPr>
          <w:p w14:paraId="5CA9C393">
            <w:pPr>
              <w:spacing w:line="360" w:lineRule="exact"/>
              <w:jc w:val="center"/>
              <w:rPr>
                <w:rFonts w:hint="eastAsia"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eastAsia="zh-CN" w:bidi="ar"/>
              </w:rPr>
              <w:t>项目渠道</w:t>
            </w:r>
          </w:p>
        </w:tc>
        <w:tc>
          <w:tcPr>
            <w:tcW w:w="5618" w:type="dxa"/>
            <w:tcBorders>
              <w:top w:val="single" w:color="auto" w:sz="4" w:space="0"/>
              <w:left w:val="single" w:color="auto" w:sz="4" w:space="0"/>
              <w:bottom w:val="single" w:color="auto" w:sz="4" w:space="0"/>
              <w:right w:val="single" w:color="auto" w:sz="4" w:space="0"/>
            </w:tcBorders>
            <w:shd w:val="clear" w:color="auto" w:fill="auto"/>
            <w:noWrap w:val="0"/>
            <w:tcMar>
              <w:top w:w="60" w:type="dxa"/>
              <w:left w:w="120" w:type="dxa"/>
              <w:bottom w:w="30" w:type="dxa"/>
              <w:right w:w="120" w:type="dxa"/>
            </w:tcMar>
            <w:vAlign w:val="center"/>
          </w:tcPr>
          <w:p w14:paraId="0FF074E6">
            <w:pPr>
              <w:spacing w:line="360" w:lineRule="exact"/>
              <w:jc w:val="left"/>
              <w:rPr>
                <w:rFonts w:hint="eastAsia"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bidi="ar"/>
              </w:rPr>
              <w:t>区分对应专项名称</w:t>
            </w:r>
          </w:p>
        </w:tc>
      </w:tr>
      <w:tr w14:paraId="436DF22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79" w:type="dxa"/>
            <w:vMerge w:val="continue"/>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4E1DC5E4">
            <w:pPr>
              <w:spacing w:line="360" w:lineRule="exact"/>
              <w:jc w:val="left"/>
              <w:rPr>
                <w:rFonts w:ascii="仿宋_GB2312" w:hAnsi="仿宋_GB2312" w:eastAsia="仿宋_GB2312" w:cs="仿宋_GB2312"/>
                <w:sz w:val="24"/>
                <w:szCs w:val="24"/>
              </w:rPr>
            </w:pPr>
          </w:p>
        </w:tc>
        <w:tc>
          <w:tcPr>
            <w:tcW w:w="195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213CD901">
            <w:pPr>
              <w:spacing w:line="360" w:lineRule="exact"/>
              <w:jc w:val="center"/>
              <w:rPr>
                <w:rFonts w:hint="eastAsia" w:ascii="仿宋_GB2312" w:hAnsi="仿宋_GB2312" w:eastAsia="仿宋_GB2312" w:cs="仿宋_GB2312"/>
                <w:sz w:val="24"/>
                <w:szCs w:val="24"/>
                <w:lang w:eastAsia="zh-CN" w:bidi="ar"/>
              </w:rPr>
            </w:pPr>
            <w:r>
              <w:rPr>
                <w:rFonts w:hint="eastAsia" w:ascii="仿宋_GB2312" w:hAnsi="仿宋_GB2312" w:eastAsia="仿宋_GB2312" w:cs="仿宋_GB2312"/>
                <w:sz w:val="24"/>
                <w:szCs w:val="24"/>
                <w:lang w:eastAsia="zh-CN" w:bidi="ar"/>
              </w:rPr>
              <w:t>一级专业</w:t>
            </w:r>
          </w:p>
        </w:tc>
        <w:tc>
          <w:tcPr>
            <w:tcW w:w="561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62C3F917">
            <w:pPr>
              <w:spacing w:line="360" w:lineRule="exact"/>
              <w:jc w:val="left"/>
              <w:rPr>
                <w:rFonts w:ascii="仿宋_GB2312" w:hAnsi="仿宋_GB2312" w:eastAsia="仿宋_GB2312" w:cs="仿宋_GB2312"/>
                <w:sz w:val="24"/>
                <w:szCs w:val="24"/>
                <w:lang w:bidi="ar"/>
              </w:rPr>
            </w:pPr>
            <w:r>
              <w:rPr>
                <w:rFonts w:hint="eastAsia" w:ascii="仿宋_GB2312" w:hAnsi="仿宋_GB2312" w:eastAsia="仿宋_GB2312" w:cs="仿宋_GB2312"/>
                <w:sz w:val="24"/>
                <w:szCs w:val="24"/>
                <w:lang w:eastAsia="zh-CN" w:bidi="ar"/>
              </w:rPr>
              <w:t>下拉数据</w:t>
            </w:r>
            <w:r>
              <w:rPr>
                <w:rFonts w:hint="eastAsia" w:ascii="仿宋_GB2312" w:hAnsi="仿宋_GB2312" w:eastAsia="仿宋_GB2312" w:cs="仿宋_GB2312"/>
                <w:sz w:val="24"/>
                <w:szCs w:val="24"/>
                <w:lang w:bidi="ar"/>
              </w:rPr>
              <w:t>：10-总体气动</w:t>
            </w:r>
            <w:r>
              <w:rPr>
                <w:rFonts w:hint="eastAsia" w:ascii="仿宋_GB2312" w:hAnsi="仿宋_GB2312" w:eastAsia="仿宋_GB2312" w:cs="仿宋_GB2312"/>
                <w:sz w:val="24"/>
                <w:szCs w:val="24"/>
                <w:lang w:eastAsia="zh-CN" w:bidi="ar"/>
              </w:rPr>
              <w:t>；</w:t>
            </w:r>
            <w:r>
              <w:rPr>
                <w:rFonts w:hint="eastAsia" w:ascii="仿宋_GB2312" w:hAnsi="仿宋_GB2312" w:eastAsia="仿宋_GB2312" w:cs="仿宋_GB2312"/>
                <w:sz w:val="24"/>
                <w:szCs w:val="24"/>
                <w:lang w:bidi="ar"/>
              </w:rPr>
              <w:t>20-机体</w:t>
            </w:r>
            <w:r>
              <w:rPr>
                <w:rFonts w:hint="eastAsia" w:ascii="仿宋_GB2312" w:hAnsi="仿宋_GB2312" w:eastAsia="仿宋_GB2312" w:cs="仿宋_GB2312"/>
                <w:sz w:val="24"/>
                <w:szCs w:val="24"/>
                <w:lang w:eastAsia="zh-CN" w:bidi="ar"/>
              </w:rPr>
              <w:t>；</w:t>
            </w:r>
            <w:r>
              <w:rPr>
                <w:rFonts w:hint="eastAsia" w:ascii="仿宋_GB2312" w:hAnsi="仿宋_GB2312" w:eastAsia="仿宋_GB2312" w:cs="仿宋_GB2312"/>
                <w:sz w:val="24"/>
                <w:szCs w:val="24"/>
                <w:lang w:bidi="ar"/>
              </w:rPr>
              <w:t>30-系统</w:t>
            </w:r>
            <w:r>
              <w:rPr>
                <w:rFonts w:hint="eastAsia" w:ascii="仿宋_GB2312" w:hAnsi="仿宋_GB2312" w:eastAsia="仿宋_GB2312" w:cs="仿宋_GB2312"/>
                <w:sz w:val="24"/>
                <w:szCs w:val="24"/>
                <w:lang w:eastAsia="zh-CN" w:bidi="ar"/>
              </w:rPr>
              <w:t>；</w:t>
            </w:r>
            <w:r>
              <w:rPr>
                <w:rFonts w:hint="eastAsia" w:ascii="仿宋_GB2312" w:hAnsi="仿宋_GB2312" w:eastAsia="仿宋_GB2312" w:cs="仿宋_GB2312"/>
                <w:sz w:val="24"/>
                <w:szCs w:val="24"/>
                <w:lang w:bidi="ar"/>
              </w:rPr>
              <w:t>40-制造</w:t>
            </w:r>
            <w:r>
              <w:rPr>
                <w:rFonts w:hint="eastAsia" w:ascii="仿宋_GB2312" w:hAnsi="仿宋_GB2312" w:eastAsia="仿宋_GB2312" w:cs="仿宋_GB2312"/>
                <w:sz w:val="24"/>
                <w:szCs w:val="24"/>
                <w:lang w:eastAsia="zh-CN" w:bidi="ar"/>
              </w:rPr>
              <w:t>；</w:t>
            </w:r>
            <w:r>
              <w:rPr>
                <w:rFonts w:hint="eastAsia" w:ascii="仿宋_GB2312" w:hAnsi="仿宋_GB2312" w:eastAsia="仿宋_GB2312" w:cs="仿宋_GB2312"/>
                <w:sz w:val="24"/>
                <w:szCs w:val="24"/>
                <w:lang w:bidi="ar"/>
              </w:rPr>
              <w:t>50-复合材料</w:t>
            </w:r>
            <w:r>
              <w:rPr>
                <w:rFonts w:hint="eastAsia" w:ascii="仿宋_GB2312" w:hAnsi="仿宋_GB2312" w:eastAsia="仿宋_GB2312" w:cs="仿宋_GB2312"/>
                <w:sz w:val="24"/>
                <w:szCs w:val="24"/>
                <w:lang w:eastAsia="zh-CN" w:bidi="ar"/>
              </w:rPr>
              <w:t>；</w:t>
            </w:r>
            <w:r>
              <w:rPr>
                <w:rFonts w:hint="eastAsia" w:ascii="仿宋_GB2312" w:hAnsi="仿宋_GB2312" w:eastAsia="仿宋_GB2312" w:cs="仿宋_GB2312"/>
                <w:sz w:val="24"/>
                <w:szCs w:val="24"/>
                <w:lang w:bidi="ar"/>
              </w:rPr>
              <w:t>60-飞行</w:t>
            </w:r>
            <w:r>
              <w:rPr>
                <w:rFonts w:hint="eastAsia" w:ascii="仿宋_GB2312" w:hAnsi="仿宋_GB2312" w:eastAsia="仿宋_GB2312" w:cs="仿宋_GB2312"/>
                <w:sz w:val="24"/>
                <w:szCs w:val="24"/>
                <w:lang w:eastAsia="zh-CN" w:bidi="ar"/>
              </w:rPr>
              <w:t>；</w:t>
            </w:r>
            <w:r>
              <w:rPr>
                <w:rFonts w:hint="eastAsia" w:ascii="仿宋_GB2312" w:hAnsi="仿宋_GB2312" w:eastAsia="仿宋_GB2312" w:cs="仿宋_GB2312"/>
                <w:sz w:val="24"/>
                <w:szCs w:val="24"/>
                <w:lang w:bidi="ar"/>
              </w:rPr>
              <w:t>70-运行支持</w:t>
            </w:r>
            <w:r>
              <w:rPr>
                <w:rFonts w:hint="eastAsia" w:ascii="仿宋_GB2312" w:hAnsi="仿宋_GB2312" w:eastAsia="仿宋_GB2312" w:cs="仿宋_GB2312"/>
                <w:sz w:val="24"/>
                <w:szCs w:val="24"/>
                <w:lang w:eastAsia="zh-CN" w:bidi="ar"/>
              </w:rPr>
              <w:t>；</w:t>
            </w:r>
            <w:r>
              <w:rPr>
                <w:rFonts w:hint="eastAsia" w:ascii="仿宋_GB2312" w:hAnsi="仿宋_GB2312" w:eastAsia="仿宋_GB2312" w:cs="仿宋_GB2312"/>
                <w:sz w:val="24"/>
                <w:szCs w:val="24"/>
                <w:lang w:bidi="ar"/>
              </w:rPr>
              <w:t>80-通用基础</w:t>
            </w:r>
          </w:p>
        </w:tc>
      </w:tr>
      <w:tr w14:paraId="40D7C2D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79" w:type="dxa"/>
            <w:vMerge w:val="continue"/>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2545EC2F">
            <w:pPr>
              <w:spacing w:line="360" w:lineRule="exact"/>
              <w:jc w:val="left"/>
              <w:rPr>
                <w:rFonts w:ascii="仿宋_GB2312" w:hAnsi="仿宋_GB2312" w:eastAsia="仿宋_GB2312" w:cs="仿宋_GB2312"/>
                <w:sz w:val="24"/>
                <w:szCs w:val="24"/>
              </w:rPr>
            </w:pPr>
          </w:p>
        </w:tc>
        <w:tc>
          <w:tcPr>
            <w:tcW w:w="195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BF70292">
            <w:pPr>
              <w:spacing w:line="360" w:lineRule="exact"/>
              <w:jc w:val="center"/>
              <w:rPr>
                <w:rFonts w:hint="eastAsia" w:ascii="仿宋_GB2312" w:hAnsi="仿宋_GB2312" w:eastAsia="仿宋_GB2312" w:cs="仿宋_GB2312"/>
                <w:sz w:val="24"/>
                <w:szCs w:val="24"/>
                <w:lang w:eastAsia="zh-CN" w:bidi="ar"/>
              </w:rPr>
            </w:pPr>
            <w:r>
              <w:rPr>
                <w:rFonts w:hint="eastAsia" w:ascii="仿宋_GB2312" w:hAnsi="仿宋_GB2312" w:eastAsia="仿宋_GB2312" w:cs="仿宋_GB2312"/>
                <w:sz w:val="24"/>
                <w:szCs w:val="24"/>
                <w:lang w:eastAsia="zh-CN" w:bidi="ar"/>
              </w:rPr>
              <w:t>二级专业</w:t>
            </w:r>
          </w:p>
        </w:tc>
        <w:tc>
          <w:tcPr>
            <w:tcW w:w="561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14BFF715">
            <w:pPr>
              <w:spacing w:line="360" w:lineRule="exact"/>
              <w:jc w:val="left"/>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eastAsia="zh-CN" w:bidi="ar"/>
              </w:rPr>
              <w:t>下拉数据</w:t>
            </w:r>
            <w:r>
              <w:rPr>
                <w:rFonts w:hint="eastAsia" w:ascii="仿宋_GB2312" w:hAnsi="仿宋_GB2312" w:eastAsia="仿宋_GB2312" w:cs="仿宋_GB2312"/>
                <w:sz w:val="24"/>
                <w:szCs w:val="24"/>
                <w:lang w:bidi="ar"/>
              </w:rPr>
              <w:t>：1001-总体与气动</w:t>
            </w:r>
            <w:r>
              <w:rPr>
                <w:rFonts w:hint="eastAsia" w:ascii="仿宋_GB2312" w:hAnsi="仿宋_GB2312" w:eastAsia="仿宋_GB2312" w:cs="仿宋_GB2312"/>
                <w:sz w:val="24"/>
                <w:szCs w:val="24"/>
                <w:lang w:eastAsia="zh-CN" w:bidi="ar"/>
              </w:rPr>
              <w:t>；</w:t>
            </w:r>
            <w:r>
              <w:rPr>
                <w:rFonts w:hint="eastAsia" w:ascii="仿宋_GB2312" w:hAnsi="仿宋_GB2312" w:eastAsia="仿宋_GB2312" w:cs="仿宋_GB2312"/>
                <w:sz w:val="24"/>
                <w:szCs w:val="24"/>
                <w:lang w:bidi="ar"/>
              </w:rPr>
              <w:t>1002-需求与验证</w:t>
            </w:r>
            <w:r>
              <w:rPr>
                <w:rFonts w:hint="eastAsia" w:ascii="仿宋_GB2312" w:hAnsi="仿宋_GB2312" w:eastAsia="仿宋_GB2312" w:cs="仿宋_GB2312"/>
                <w:sz w:val="24"/>
                <w:szCs w:val="24"/>
                <w:lang w:eastAsia="zh-CN" w:bidi="ar"/>
              </w:rPr>
              <w:t>；</w:t>
            </w:r>
            <w:r>
              <w:rPr>
                <w:rFonts w:hint="eastAsia" w:ascii="仿宋_GB2312" w:hAnsi="仿宋_GB2312" w:eastAsia="仿宋_GB2312" w:cs="仿宋_GB2312"/>
                <w:sz w:val="24"/>
                <w:szCs w:val="24"/>
                <w:lang w:bidi="ar"/>
              </w:rPr>
              <w:t>1003-适航与四性</w:t>
            </w:r>
            <w:r>
              <w:rPr>
                <w:rFonts w:hint="eastAsia" w:ascii="仿宋_GB2312" w:hAnsi="仿宋_GB2312" w:eastAsia="仿宋_GB2312" w:cs="仿宋_GB2312"/>
                <w:sz w:val="24"/>
                <w:szCs w:val="24"/>
                <w:lang w:eastAsia="zh-CN" w:bidi="ar"/>
              </w:rPr>
              <w:t>；</w:t>
            </w:r>
            <w:r>
              <w:rPr>
                <w:rFonts w:hint="eastAsia" w:ascii="仿宋_GB2312" w:hAnsi="仿宋_GB2312" w:eastAsia="仿宋_GB2312" w:cs="仿宋_GB2312"/>
                <w:sz w:val="24"/>
                <w:szCs w:val="24"/>
                <w:lang w:bidi="ar"/>
              </w:rPr>
              <w:t>1004-舱室</w:t>
            </w:r>
            <w:r>
              <w:rPr>
                <w:rFonts w:hint="eastAsia" w:ascii="仿宋_GB2312" w:hAnsi="仿宋_GB2312" w:eastAsia="仿宋_GB2312" w:cs="仿宋_GB2312"/>
                <w:sz w:val="24"/>
                <w:szCs w:val="24"/>
                <w:lang w:eastAsia="zh-CN" w:bidi="ar"/>
              </w:rPr>
              <w:t>；</w:t>
            </w:r>
            <w:r>
              <w:rPr>
                <w:rFonts w:hint="eastAsia" w:ascii="仿宋_GB2312" w:hAnsi="仿宋_GB2312" w:eastAsia="仿宋_GB2312" w:cs="仿宋_GB2312"/>
                <w:sz w:val="24"/>
                <w:szCs w:val="24"/>
                <w:lang w:bidi="ar"/>
              </w:rPr>
              <w:t>2001-材料与工艺</w:t>
            </w:r>
            <w:r>
              <w:rPr>
                <w:rFonts w:hint="eastAsia" w:ascii="仿宋_GB2312" w:hAnsi="仿宋_GB2312" w:eastAsia="仿宋_GB2312" w:cs="仿宋_GB2312"/>
                <w:sz w:val="24"/>
                <w:szCs w:val="24"/>
                <w:lang w:eastAsia="zh-CN" w:bidi="ar"/>
              </w:rPr>
              <w:t>；</w:t>
            </w:r>
            <w:r>
              <w:rPr>
                <w:rFonts w:hint="eastAsia" w:ascii="仿宋_GB2312" w:hAnsi="仿宋_GB2312" w:eastAsia="仿宋_GB2312" w:cs="仿宋_GB2312"/>
                <w:sz w:val="24"/>
                <w:szCs w:val="24"/>
                <w:lang w:bidi="ar"/>
              </w:rPr>
              <w:t>2002-强度</w:t>
            </w:r>
            <w:r>
              <w:rPr>
                <w:rFonts w:hint="eastAsia" w:ascii="仿宋_GB2312" w:hAnsi="仿宋_GB2312" w:eastAsia="仿宋_GB2312" w:cs="仿宋_GB2312"/>
                <w:sz w:val="24"/>
                <w:szCs w:val="24"/>
                <w:lang w:eastAsia="zh-CN" w:bidi="ar"/>
              </w:rPr>
              <w:t>；</w:t>
            </w:r>
            <w:r>
              <w:rPr>
                <w:rFonts w:hint="eastAsia" w:ascii="仿宋_GB2312" w:hAnsi="仿宋_GB2312" w:eastAsia="仿宋_GB2312" w:cs="仿宋_GB2312"/>
                <w:sz w:val="24"/>
                <w:szCs w:val="24"/>
                <w:lang w:bidi="ar"/>
              </w:rPr>
              <w:t>2003-结构</w:t>
            </w:r>
            <w:r>
              <w:rPr>
                <w:rFonts w:hint="eastAsia" w:ascii="仿宋_GB2312" w:hAnsi="仿宋_GB2312" w:eastAsia="仿宋_GB2312" w:cs="仿宋_GB2312"/>
                <w:sz w:val="24"/>
                <w:szCs w:val="24"/>
                <w:lang w:eastAsia="zh-CN" w:bidi="ar"/>
              </w:rPr>
              <w:t>；</w:t>
            </w:r>
            <w:r>
              <w:rPr>
                <w:rFonts w:hint="eastAsia" w:ascii="仿宋_GB2312" w:hAnsi="仿宋_GB2312" w:eastAsia="仿宋_GB2312" w:cs="仿宋_GB2312"/>
                <w:sz w:val="24"/>
                <w:szCs w:val="24"/>
                <w:lang w:bidi="ar"/>
              </w:rPr>
              <w:t>3001-航电电气</w:t>
            </w:r>
            <w:r>
              <w:rPr>
                <w:rFonts w:hint="eastAsia" w:ascii="仿宋_GB2312" w:hAnsi="仿宋_GB2312" w:eastAsia="仿宋_GB2312" w:cs="仿宋_GB2312"/>
                <w:sz w:val="24"/>
                <w:szCs w:val="24"/>
                <w:lang w:eastAsia="zh-CN" w:bidi="ar"/>
              </w:rPr>
              <w:t>；</w:t>
            </w:r>
            <w:r>
              <w:rPr>
                <w:rFonts w:hint="eastAsia" w:ascii="仿宋_GB2312" w:hAnsi="仿宋_GB2312" w:eastAsia="仿宋_GB2312" w:cs="仿宋_GB2312"/>
                <w:sz w:val="24"/>
                <w:szCs w:val="24"/>
                <w:lang w:bidi="ar"/>
              </w:rPr>
              <w:t>3002-飞控</w:t>
            </w:r>
            <w:r>
              <w:rPr>
                <w:rFonts w:hint="eastAsia" w:ascii="仿宋_GB2312" w:hAnsi="仿宋_GB2312" w:eastAsia="仿宋_GB2312" w:cs="仿宋_GB2312"/>
                <w:sz w:val="24"/>
                <w:szCs w:val="24"/>
                <w:lang w:eastAsia="zh-CN" w:bidi="ar"/>
              </w:rPr>
              <w:t>；</w:t>
            </w:r>
            <w:r>
              <w:rPr>
                <w:rFonts w:hint="eastAsia" w:ascii="仿宋_GB2312" w:hAnsi="仿宋_GB2312" w:eastAsia="仿宋_GB2312" w:cs="仿宋_GB2312"/>
                <w:sz w:val="24"/>
                <w:szCs w:val="24"/>
                <w:lang w:bidi="ar"/>
              </w:rPr>
              <w:t>3003-液压起落架刹车</w:t>
            </w:r>
            <w:r>
              <w:rPr>
                <w:rFonts w:hint="eastAsia" w:ascii="仿宋_GB2312" w:hAnsi="仿宋_GB2312" w:eastAsia="仿宋_GB2312" w:cs="仿宋_GB2312"/>
                <w:sz w:val="24"/>
                <w:szCs w:val="24"/>
                <w:lang w:eastAsia="zh-CN" w:bidi="ar"/>
              </w:rPr>
              <w:t>；</w:t>
            </w:r>
            <w:r>
              <w:rPr>
                <w:rFonts w:hint="eastAsia" w:ascii="仿宋_GB2312" w:hAnsi="仿宋_GB2312" w:eastAsia="仿宋_GB2312" w:cs="仿宋_GB2312"/>
                <w:sz w:val="24"/>
                <w:szCs w:val="24"/>
                <w:lang w:bidi="ar"/>
              </w:rPr>
              <w:t>3004-动力机APU</w:t>
            </w:r>
            <w:r>
              <w:rPr>
                <w:rFonts w:hint="eastAsia" w:ascii="仿宋_GB2312" w:hAnsi="仿宋_GB2312" w:eastAsia="仿宋_GB2312" w:cs="仿宋_GB2312"/>
                <w:sz w:val="24"/>
                <w:szCs w:val="24"/>
                <w:lang w:eastAsia="zh-CN" w:bidi="ar"/>
              </w:rPr>
              <w:t>；</w:t>
            </w:r>
            <w:r>
              <w:rPr>
                <w:rFonts w:hint="eastAsia" w:ascii="仿宋_GB2312" w:hAnsi="仿宋_GB2312" w:eastAsia="仿宋_GB2312" w:cs="仿宋_GB2312"/>
                <w:sz w:val="24"/>
                <w:szCs w:val="24"/>
                <w:lang w:bidi="ar"/>
              </w:rPr>
              <w:t>3005-燃油与防火</w:t>
            </w:r>
            <w:r>
              <w:rPr>
                <w:rFonts w:hint="eastAsia" w:ascii="仿宋_GB2312" w:hAnsi="仿宋_GB2312" w:eastAsia="仿宋_GB2312" w:cs="仿宋_GB2312"/>
                <w:sz w:val="24"/>
                <w:szCs w:val="24"/>
                <w:lang w:eastAsia="zh-CN" w:bidi="ar"/>
              </w:rPr>
              <w:t>；</w:t>
            </w:r>
            <w:r>
              <w:rPr>
                <w:rFonts w:hint="eastAsia" w:ascii="仿宋_GB2312" w:hAnsi="仿宋_GB2312" w:eastAsia="仿宋_GB2312" w:cs="仿宋_GB2312"/>
                <w:sz w:val="24"/>
                <w:szCs w:val="24"/>
                <w:lang w:bidi="ar"/>
              </w:rPr>
              <w:t>3006-环控与氧气</w:t>
            </w:r>
            <w:r>
              <w:rPr>
                <w:rFonts w:hint="eastAsia" w:ascii="仿宋_GB2312" w:hAnsi="仿宋_GB2312" w:eastAsia="仿宋_GB2312" w:cs="仿宋_GB2312"/>
                <w:sz w:val="24"/>
                <w:szCs w:val="24"/>
                <w:lang w:eastAsia="zh-CN" w:bidi="ar"/>
              </w:rPr>
              <w:t>；</w:t>
            </w:r>
            <w:r>
              <w:rPr>
                <w:rFonts w:hint="eastAsia" w:ascii="仿宋_GB2312" w:hAnsi="仿宋_GB2312" w:eastAsia="仿宋_GB2312" w:cs="仿宋_GB2312"/>
                <w:sz w:val="24"/>
                <w:szCs w:val="24"/>
                <w:lang w:bidi="ar"/>
              </w:rPr>
              <w:t>4001-系统工艺</w:t>
            </w:r>
            <w:r>
              <w:rPr>
                <w:rFonts w:hint="eastAsia" w:ascii="仿宋_GB2312" w:hAnsi="仿宋_GB2312" w:eastAsia="仿宋_GB2312" w:cs="仿宋_GB2312"/>
                <w:sz w:val="24"/>
                <w:szCs w:val="24"/>
                <w:lang w:eastAsia="zh-CN" w:bidi="ar"/>
              </w:rPr>
              <w:t>；</w:t>
            </w:r>
            <w:r>
              <w:rPr>
                <w:rFonts w:hint="eastAsia" w:ascii="仿宋_GB2312" w:hAnsi="仿宋_GB2312" w:eastAsia="仿宋_GB2312" w:cs="仿宋_GB2312"/>
                <w:sz w:val="24"/>
                <w:szCs w:val="24"/>
                <w:lang w:bidi="ar"/>
              </w:rPr>
              <w:t>4002-冷工艺技术</w:t>
            </w:r>
            <w:r>
              <w:rPr>
                <w:rFonts w:hint="eastAsia" w:ascii="仿宋_GB2312" w:hAnsi="仿宋_GB2312" w:eastAsia="仿宋_GB2312" w:cs="仿宋_GB2312"/>
                <w:sz w:val="24"/>
                <w:szCs w:val="24"/>
                <w:lang w:eastAsia="zh-CN" w:bidi="ar"/>
              </w:rPr>
              <w:t>；</w:t>
            </w:r>
            <w:r>
              <w:rPr>
                <w:rFonts w:hint="eastAsia" w:ascii="仿宋_GB2312" w:hAnsi="仿宋_GB2312" w:eastAsia="仿宋_GB2312" w:cs="仿宋_GB2312"/>
                <w:sz w:val="24"/>
                <w:szCs w:val="24"/>
                <w:lang w:bidi="ar"/>
              </w:rPr>
              <w:t>4003-热工艺技术</w:t>
            </w:r>
            <w:r>
              <w:rPr>
                <w:rFonts w:hint="eastAsia" w:ascii="仿宋_GB2312" w:hAnsi="仿宋_GB2312" w:eastAsia="仿宋_GB2312" w:cs="仿宋_GB2312"/>
                <w:sz w:val="24"/>
                <w:szCs w:val="24"/>
                <w:lang w:eastAsia="zh-CN" w:bidi="ar"/>
              </w:rPr>
              <w:t>；</w:t>
            </w:r>
            <w:r>
              <w:rPr>
                <w:rFonts w:hint="eastAsia" w:ascii="仿宋_GB2312" w:hAnsi="仿宋_GB2312" w:eastAsia="仿宋_GB2312" w:cs="仿宋_GB2312"/>
                <w:sz w:val="24"/>
                <w:szCs w:val="24"/>
                <w:lang w:bidi="ar"/>
              </w:rPr>
              <w:t>4004-工艺装备</w:t>
            </w:r>
            <w:r>
              <w:rPr>
                <w:rFonts w:hint="eastAsia" w:ascii="仿宋_GB2312" w:hAnsi="仿宋_GB2312" w:eastAsia="仿宋_GB2312" w:cs="仿宋_GB2312"/>
                <w:sz w:val="24"/>
                <w:szCs w:val="24"/>
                <w:lang w:eastAsia="zh-CN" w:bidi="ar"/>
              </w:rPr>
              <w:t>；</w:t>
            </w:r>
            <w:r>
              <w:rPr>
                <w:rFonts w:hint="eastAsia" w:ascii="仿宋_GB2312" w:hAnsi="仿宋_GB2312" w:eastAsia="仿宋_GB2312" w:cs="仿宋_GB2312"/>
                <w:sz w:val="24"/>
                <w:szCs w:val="24"/>
                <w:lang w:bidi="ar"/>
              </w:rPr>
              <w:t>4005-增材制造</w:t>
            </w:r>
            <w:r>
              <w:rPr>
                <w:rFonts w:hint="eastAsia" w:ascii="仿宋_GB2312" w:hAnsi="仿宋_GB2312" w:eastAsia="仿宋_GB2312" w:cs="仿宋_GB2312"/>
                <w:sz w:val="24"/>
                <w:szCs w:val="24"/>
                <w:lang w:eastAsia="zh-CN" w:bidi="ar"/>
              </w:rPr>
              <w:t>；</w:t>
            </w:r>
            <w:r>
              <w:rPr>
                <w:rFonts w:hint="eastAsia" w:ascii="仿宋_GB2312" w:hAnsi="仿宋_GB2312" w:eastAsia="仿宋_GB2312" w:cs="仿宋_GB2312"/>
                <w:sz w:val="24"/>
                <w:szCs w:val="24"/>
                <w:lang w:bidi="ar"/>
              </w:rPr>
              <w:t>5001-复合材料设计</w:t>
            </w:r>
            <w:r>
              <w:rPr>
                <w:rFonts w:hint="eastAsia" w:ascii="仿宋_GB2312" w:hAnsi="仿宋_GB2312" w:eastAsia="仿宋_GB2312" w:cs="仿宋_GB2312"/>
                <w:sz w:val="24"/>
                <w:szCs w:val="24"/>
                <w:lang w:eastAsia="zh-CN" w:bidi="ar"/>
              </w:rPr>
              <w:t>；</w:t>
            </w:r>
            <w:r>
              <w:rPr>
                <w:rFonts w:hint="eastAsia" w:ascii="仿宋_GB2312" w:hAnsi="仿宋_GB2312" w:eastAsia="仿宋_GB2312" w:cs="仿宋_GB2312"/>
                <w:sz w:val="24"/>
                <w:szCs w:val="24"/>
                <w:lang w:bidi="ar"/>
              </w:rPr>
              <w:t>5002-复合材料与工艺</w:t>
            </w:r>
            <w:r>
              <w:rPr>
                <w:rFonts w:hint="eastAsia" w:ascii="仿宋_GB2312" w:hAnsi="仿宋_GB2312" w:eastAsia="仿宋_GB2312" w:cs="仿宋_GB2312"/>
                <w:sz w:val="24"/>
                <w:szCs w:val="24"/>
                <w:lang w:eastAsia="zh-CN" w:bidi="ar"/>
              </w:rPr>
              <w:t>；</w:t>
            </w:r>
            <w:r>
              <w:rPr>
                <w:rFonts w:hint="eastAsia" w:ascii="仿宋_GB2312" w:hAnsi="仿宋_GB2312" w:eastAsia="仿宋_GB2312" w:cs="仿宋_GB2312"/>
                <w:sz w:val="24"/>
                <w:szCs w:val="24"/>
                <w:lang w:bidi="ar"/>
              </w:rPr>
              <w:t>6001-试飞工程</w:t>
            </w:r>
            <w:r>
              <w:rPr>
                <w:rFonts w:hint="eastAsia" w:ascii="仿宋_GB2312" w:hAnsi="仿宋_GB2312" w:eastAsia="仿宋_GB2312" w:cs="仿宋_GB2312"/>
                <w:sz w:val="24"/>
                <w:szCs w:val="24"/>
                <w:lang w:eastAsia="zh-CN" w:bidi="ar"/>
              </w:rPr>
              <w:t>；</w:t>
            </w:r>
            <w:r>
              <w:rPr>
                <w:rFonts w:hint="eastAsia" w:ascii="仿宋_GB2312" w:hAnsi="仿宋_GB2312" w:eastAsia="仿宋_GB2312" w:cs="仿宋_GB2312"/>
                <w:sz w:val="24"/>
                <w:szCs w:val="24"/>
                <w:lang w:bidi="ar"/>
              </w:rPr>
              <w:t>6002-试飞测试</w:t>
            </w:r>
            <w:r>
              <w:rPr>
                <w:rFonts w:hint="eastAsia" w:ascii="仿宋_GB2312" w:hAnsi="仿宋_GB2312" w:eastAsia="仿宋_GB2312" w:cs="仿宋_GB2312"/>
                <w:sz w:val="24"/>
                <w:szCs w:val="24"/>
                <w:lang w:eastAsia="zh-CN" w:bidi="ar"/>
              </w:rPr>
              <w:t>；</w:t>
            </w:r>
            <w:r>
              <w:rPr>
                <w:rFonts w:hint="eastAsia" w:ascii="仿宋_GB2312" w:hAnsi="仿宋_GB2312" w:eastAsia="仿宋_GB2312" w:cs="仿宋_GB2312"/>
                <w:sz w:val="24"/>
                <w:szCs w:val="24"/>
                <w:lang w:bidi="ar"/>
              </w:rPr>
              <w:t>6003-试验飞行</w:t>
            </w:r>
            <w:r>
              <w:rPr>
                <w:rFonts w:hint="eastAsia" w:ascii="仿宋_GB2312" w:hAnsi="仿宋_GB2312" w:eastAsia="仿宋_GB2312" w:cs="仿宋_GB2312"/>
                <w:sz w:val="24"/>
                <w:szCs w:val="24"/>
                <w:lang w:eastAsia="zh-CN" w:bidi="ar"/>
              </w:rPr>
              <w:t>；</w:t>
            </w:r>
            <w:r>
              <w:rPr>
                <w:rFonts w:hint="eastAsia" w:ascii="仿宋_GB2312" w:hAnsi="仿宋_GB2312" w:eastAsia="仿宋_GB2312" w:cs="仿宋_GB2312"/>
                <w:sz w:val="24"/>
                <w:szCs w:val="24"/>
                <w:lang w:bidi="ar"/>
              </w:rPr>
              <w:t>6004-试飞运行与保障技术</w:t>
            </w:r>
            <w:r>
              <w:rPr>
                <w:rFonts w:hint="eastAsia" w:ascii="仿宋_GB2312" w:hAnsi="仿宋_GB2312" w:eastAsia="仿宋_GB2312" w:cs="仿宋_GB2312"/>
                <w:sz w:val="24"/>
                <w:szCs w:val="24"/>
                <w:lang w:eastAsia="zh-CN" w:bidi="ar"/>
              </w:rPr>
              <w:t>；</w:t>
            </w:r>
            <w:r>
              <w:rPr>
                <w:rFonts w:hint="eastAsia" w:ascii="仿宋_GB2312" w:hAnsi="仿宋_GB2312" w:eastAsia="仿宋_GB2312" w:cs="仿宋_GB2312"/>
                <w:sz w:val="24"/>
                <w:szCs w:val="24"/>
                <w:lang w:bidi="ar"/>
              </w:rPr>
              <w:t>6005-飞机运行安全</w:t>
            </w:r>
            <w:r>
              <w:rPr>
                <w:rFonts w:hint="eastAsia" w:ascii="仿宋_GB2312" w:hAnsi="仿宋_GB2312" w:eastAsia="仿宋_GB2312" w:cs="仿宋_GB2312"/>
                <w:sz w:val="24"/>
                <w:szCs w:val="24"/>
                <w:lang w:eastAsia="zh-CN" w:bidi="ar"/>
              </w:rPr>
              <w:t>；</w:t>
            </w:r>
            <w:r>
              <w:rPr>
                <w:rFonts w:hint="eastAsia" w:ascii="仿宋_GB2312" w:hAnsi="仿宋_GB2312" w:eastAsia="仿宋_GB2312" w:cs="仿宋_GB2312"/>
                <w:sz w:val="24"/>
                <w:szCs w:val="24"/>
                <w:lang w:bidi="ar"/>
              </w:rPr>
              <w:t>7001-运行支援</w:t>
            </w:r>
          </w:p>
          <w:p w14:paraId="09521B7F">
            <w:pPr>
              <w:spacing w:line="360" w:lineRule="exact"/>
              <w:jc w:val="left"/>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7002-维修工程</w:t>
            </w:r>
            <w:r>
              <w:rPr>
                <w:rFonts w:hint="eastAsia" w:ascii="仿宋_GB2312" w:hAnsi="仿宋_GB2312" w:eastAsia="仿宋_GB2312" w:cs="仿宋_GB2312"/>
                <w:sz w:val="24"/>
                <w:szCs w:val="24"/>
                <w:lang w:eastAsia="zh-CN" w:bidi="ar"/>
              </w:rPr>
              <w:t>；</w:t>
            </w:r>
            <w:r>
              <w:rPr>
                <w:rFonts w:hint="eastAsia" w:ascii="仿宋_GB2312" w:hAnsi="仿宋_GB2312" w:eastAsia="仿宋_GB2312" w:cs="仿宋_GB2312"/>
                <w:sz w:val="24"/>
                <w:szCs w:val="24"/>
                <w:lang w:bidi="ar"/>
              </w:rPr>
              <w:t>7003-飞行运行工程</w:t>
            </w:r>
            <w:r>
              <w:rPr>
                <w:rFonts w:hint="eastAsia" w:ascii="仿宋_GB2312" w:hAnsi="仿宋_GB2312" w:eastAsia="仿宋_GB2312" w:cs="仿宋_GB2312"/>
                <w:sz w:val="24"/>
                <w:szCs w:val="24"/>
                <w:lang w:eastAsia="zh-CN" w:bidi="ar"/>
              </w:rPr>
              <w:t>；</w:t>
            </w:r>
            <w:r>
              <w:rPr>
                <w:rFonts w:hint="eastAsia" w:ascii="仿宋_GB2312" w:hAnsi="仿宋_GB2312" w:eastAsia="仿宋_GB2312" w:cs="仿宋_GB2312"/>
                <w:sz w:val="24"/>
                <w:szCs w:val="24"/>
                <w:lang w:bidi="ar"/>
              </w:rPr>
              <w:t>7004-培训工程</w:t>
            </w:r>
            <w:r>
              <w:rPr>
                <w:rFonts w:hint="eastAsia" w:ascii="仿宋_GB2312" w:hAnsi="仿宋_GB2312" w:eastAsia="仿宋_GB2312" w:cs="仿宋_GB2312"/>
                <w:sz w:val="24"/>
                <w:szCs w:val="24"/>
                <w:lang w:eastAsia="zh-CN" w:bidi="ar"/>
              </w:rPr>
              <w:t>；</w:t>
            </w:r>
            <w:r>
              <w:rPr>
                <w:rFonts w:hint="eastAsia" w:ascii="仿宋_GB2312" w:hAnsi="仿宋_GB2312" w:eastAsia="仿宋_GB2312" w:cs="仿宋_GB2312"/>
                <w:sz w:val="24"/>
                <w:szCs w:val="24"/>
                <w:lang w:bidi="ar"/>
              </w:rPr>
              <w:t>7005-技术出版物</w:t>
            </w:r>
            <w:r>
              <w:rPr>
                <w:rFonts w:hint="eastAsia" w:ascii="仿宋_GB2312" w:hAnsi="仿宋_GB2312" w:eastAsia="仿宋_GB2312" w:cs="仿宋_GB2312"/>
                <w:sz w:val="24"/>
                <w:szCs w:val="24"/>
                <w:lang w:eastAsia="zh-CN" w:bidi="ar"/>
              </w:rPr>
              <w:t>；</w:t>
            </w:r>
            <w:r>
              <w:rPr>
                <w:rFonts w:hint="eastAsia" w:ascii="仿宋_GB2312" w:hAnsi="仿宋_GB2312" w:eastAsia="仿宋_GB2312" w:cs="仿宋_GB2312"/>
                <w:sz w:val="24"/>
                <w:szCs w:val="24"/>
                <w:lang w:bidi="ar"/>
              </w:rPr>
              <w:t>8001-市场技术</w:t>
            </w:r>
            <w:r>
              <w:rPr>
                <w:rFonts w:hint="eastAsia" w:ascii="仿宋_GB2312" w:hAnsi="仿宋_GB2312" w:eastAsia="仿宋_GB2312" w:cs="仿宋_GB2312"/>
                <w:sz w:val="24"/>
                <w:szCs w:val="24"/>
                <w:lang w:eastAsia="zh-CN" w:bidi="ar"/>
              </w:rPr>
              <w:t>；</w:t>
            </w:r>
            <w:r>
              <w:rPr>
                <w:rFonts w:hint="eastAsia" w:ascii="仿宋_GB2312" w:hAnsi="仿宋_GB2312" w:eastAsia="仿宋_GB2312" w:cs="仿宋_GB2312"/>
                <w:sz w:val="24"/>
                <w:szCs w:val="24"/>
                <w:lang w:bidi="ar"/>
              </w:rPr>
              <w:t>8002-质量工程</w:t>
            </w:r>
            <w:r>
              <w:rPr>
                <w:rFonts w:hint="eastAsia" w:ascii="仿宋_GB2312" w:hAnsi="仿宋_GB2312" w:eastAsia="仿宋_GB2312" w:cs="仿宋_GB2312"/>
                <w:sz w:val="24"/>
                <w:szCs w:val="24"/>
                <w:lang w:eastAsia="zh-CN" w:bidi="ar"/>
              </w:rPr>
              <w:t>；</w:t>
            </w:r>
            <w:r>
              <w:rPr>
                <w:rFonts w:hint="eastAsia" w:ascii="仿宋_GB2312" w:hAnsi="仿宋_GB2312" w:eastAsia="仿宋_GB2312" w:cs="仿宋_GB2312"/>
                <w:sz w:val="24"/>
                <w:szCs w:val="24"/>
                <w:lang w:bidi="ar"/>
              </w:rPr>
              <w:t>8003-情报档案</w:t>
            </w:r>
            <w:r>
              <w:rPr>
                <w:rFonts w:hint="eastAsia" w:ascii="仿宋_GB2312" w:hAnsi="仿宋_GB2312" w:eastAsia="仿宋_GB2312" w:cs="仿宋_GB2312"/>
                <w:sz w:val="24"/>
                <w:szCs w:val="24"/>
                <w:lang w:eastAsia="zh-CN" w:bidi="ar"/>
              </w:rPr>
              <w:t>；</w:t>
            </w:r>
            <w:r>
              <w:rPr>
                <w:rFonts w:hint="eastAsia" w:ascii="仿宋_GB2312" w:hAnsi="仿宋_GB2312" w:eastAsia="仿宋_GB2312" w:cs="仿宋_GB2312"/>
                <w:sz w:val="24"/>
                <w:szCs w:val="24"/>
                <w:lang w:bidi="ar"/>
              </w:rPr>
              <w:t>8004-标准化技术</w:t>
            </w:r>
            <w:r>
              <w:rPr>
                <w:rFonts w:hint="eastAsia" w:ascii="仿宋_GB2312" w:hAnsi="仿宋_GB2312" w:eastAsia="仿宋_GB2312" w:cs="仿宋_GB2312"/>
                <w:sz w:val="24"/>
                <w:szCs w:val="24"/>
                <w:lang w:eastAsia="zh-CN" w:bidi="ar"/>
              </w:rPr>
              <w:t>；</w:t>
            </w:r>
            <w:r>
              <w:rPr>
                <w:rFonts w:hint="eastAsia" w:ascii="仿宋_GB2312" w:hAnsi="仿宋_GB2312" w:eastAsia="仿宋_GB2312" w:cs="仿宋_GB2312"/>
                <w:sz w:val="24"/>
                <w:szCs w:val="24"/>
                <w:lang w:bidi="ar"/>
              </w:rPr>
              <w:t>8005-信息化</w:t>
            </w:r>
            <w:r>
              <w:rPr>
                <w:rFonts w:hint="eastAsia" w:ascii="仿宋_GB2312" w:hAnsi="仿宋_GB2312" w:eastAsia="仿宋_GB2312" w:cs="仿宋_GB2312"/>
                <w:sz w:val="24"/>
                <w:szCs w:val="24"/>
                <w:lang w:eastAsia="zh-CN" w:bidi="ar"/>
              </w:rPr>
              <w:t>；</w:t>
            </w:r>
            <w:r>
              <w:rPr>
                <w:rFonts w:hint="eastAsia" w:ascii="仿宋_GB2312" w:hAnsi="仿宋_GB2312" w:eastAsia="仿宋_GB2312" w:cs="仿宋_GB2312"/>
                <w:sz w:val="24"/>
                <w:szCs w:val="24"/>
                <w:lang w:bidi="ar"/>
              </w:rPr>
              <w:t>8006-工业工程</w:t>
            </w:r>
            <w:r>
              <w:rPr>
                <w:rFonts w:hint="eastAsia" w:ascii="仿宋_GB2312" w:hAnsi="仿宋_GB2312" w:eastAsia="仿宋_GB2312" w:cs="仿宋_GB2312"/>
                <w:sz w:val="24"/>
                <w:szCs w:val="24"/>
                <w:lang w:eastAsia="zh-CN" w:bidi="ar"/>
              </w:rPr>
              <w:t>；</w:t>
            </w:r>
            <w:r>
              <w:rPr>
                <w:rFonts w:hint="eastAsia" w:ascii="仿宋_GB2312" w:hAnsi="仿宋_GB2312" w:eastAsia="仿宋_GB2312" w:cs="仿宋_GB2312"/>
                <w:sz w:val="24"/>
                <w:szCs w:val="24"/>
                <w:lang w:bidi="ar"/>
              </w:rPr>
              <w:t>8007-5G与人工智能应用</w:t>
            </w:r>
          </w:p>
        </w:tc>
      </w:tr>
      <w:tr w14:paraId="394BEE3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79" w:type="dxa"/>
            <w:vMerge w:val="continue"/>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6C499ABA">
            <w:pPr>
              <w:spacing w:line="360" w:lineRule="exact"/>
              <w:jc w:val="left"/>
              <w:rPr>
                <w:rFonts w:ascii="仿宋_GB2312" w:hAnsi="仿宋_GB2312" w:eastAsia="仿宋_GB2312" w:cs="仿宋_GB2312"/>
                <w:sz w:val="24"/>
                <w:szCs w:val="24"/>
              </w:rPr>
            </w:pPr>
          </w:p>
        </w:tc>
        <w:tc>
          <w:tcPr>
            <w:tcW w:w="1957" w:type="dxa"/>
            <w:tcBorders>
              <w:top w:val="single" w:color="auto" w:sz="4" w:space="0"/>
              <w:left w:val="single" w:color="auto" w:sz="4" w:space="0"/>
              <w:bottom w:val="single" w:color="auto" w:sz="4" w:space="0"/>
              <w:right w:val="single" w:color="auto" w:sz="4" w:space="0"/>
            </w:tcBorders>
            <w:shd w:val="clear" w:color="auto" w:fill="auto"/>
            <w:noWrap w:val="0"/>
            <w:tcMar>
              <w:top w:w="60" w:type="dxa"/>
              <w:left w:w="120" w:type="dxa"/>
              <w:bottom w:w="30" w:type="dxa"/>
              <w:right w:w="120" w:type="dxa"/>
            </w:tcMar>
            <w:vAlign w:val="center"/>
          </w:tcPr>
          <w:p w14:paraId="2EE1AE89">
            <w:pPr>
              <w:spacing w:line="360" w:lineRule="exact"/>
              <w:jc w:val="center"/>
              <w:rPr>
                <w:rFonts w:ascii="仿宋_GB2312" w:hAnsi="仿宋_GB2312" w:eastAsia="仿宋_GB2312" w:cs="仿宋_GB2312"/>
                <w:sz w:val="24"/>
                <w:szCs w:val="24"/>
                <w:lang w:val="en-US" w:eastAsia="zh-CN" w:bidi="ar-SA"/>
              </w:rPr>
            </w:pPr>
            <w:r>
              <w:rPr>
                <w:rFonts w:hint="eastAsia" w:ascii="仿宋_GB2312" w:hAnsi="仿宋_GB2312" w:eastAsia="仿宋_GB2312" w:cs="仿宋_GB2312"/>
                <w:sz w:val="24"/>
                <w:szCs w:val="24"/>
                <w:lang w:eastAsia="zh-CN" w:bidi="ar"/>
              </w:rPr>
              <w:t>项目</w:t>
            </w:r>
            <w:r>
              <w:rPr>
                <w:rFonts w:hint="eastAsia" w:ascii="仿宋_GB2312" w:hAnsi="仿宋_GB2312" w:eastAsia="仿宋_GB2312" w:cs="仿宋_GB2312"/>
                <w:sz w:val="24"/>
                <w:szCs w:val="24"/>
                <w:lang w:bidi="ar"/>
              </w:rPr>
              <w:t>名称</w:t>
            </w:r>
          </w:p>
        </w:tc>
        <w:tc>
          <w:tcPr>
            <w:tcW w:w="5618" w:type="dxa"/>
            <w:tcBorders>
              <w:top w:val="single" w:color="auto" w:sz="4" w:space="0"/>
              <w:left w:val="single" w:color="auto" w:sz="4" w:space="0"/>
              <w:bottom w:val="single" w:color="auto" w:sz="4" w:space="0"/>
              <w:right w:val="single" w:color="auto" w:sz="4" w:space="0"/>
            </w:tcBorders>
            <w:shd w:val="clear" w:color="auto" w:fill="auto"/>
            <w:noWrap w:val="0"/>
            <w:tcMar>
              <w:top w:w="60" w:type="dxa"/>
              <w:left w:w="120" w:type="dxa"/>
              <w:bottom w:w="30" w:type="dxa"/>
              <w:right w:w="120" w:type="dxa"/>
            </w:tcMar>
            <w:vAlign w:val="center"/>
          </w:tcPr>
          <w:p w14:paraId="053EA418">
            <w:pPr>
              <w:spacing w:line="360" w:lineRule="exact"/>
              <w:jc w:val="left"/>
              <w:rPr>
                <w:rFonts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bidi="ar"/>
              </w:rPr>
              <w:t>按立项文件上的项目全称填写</w:t>
            </w:r>
          </w:p>
        </w:tc>
      </w:tr>
      <w:tr w14:paraId="0066AD5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90" w:hRule="atLeast"/>
        </w:trPr>
        <w:tc>
          <w:tcPr>
            <w:tcW w:w="1079" w:type="dxa"/>
            <w:vMerge w:val="continue"/>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937684F">
            <w:pPr>
              <w:spacing w:line="360" w:lineRule="exact"/>
              <w:jc w:val="left"/>
              <w:rPr>
                <w:rFonts w:ascii="仿宋_GB2312" w:hAnsi="仿宋_GB2312" w:eastAsia="仿宋_GB2312" w:cs="仿宋_GB2312"/>
                <w:sz w:val="24"/>
                <w:szCs w:val="24"/>
              </w:rPr>
            </w:pPr>
          </w:p>
        </w:tc>
        <w:tc>
          <w:tcPr>
            <w:tcW w:w="1957" w:type="dxa"/>
            <w:tcBorders>
              <w:top w:val="single" w:color="auto" w:sz="4" w:space="0"/>
              <w:left w:val="single" w:color="auto" w:sz="4" w:space="0"/>
              <w:bottom w:val="single" w:color="auto" w:sz="4" w:space="0"/>
              <w:right w:val="single" w:color="auto" w:sz="4" w:space="0"/>
            </w:tcBorders>
            <w:shd w:val="clear" w:color="auto" w:fill="auto"/>
            <w:noWrap w:val="0"/>
            <w:tcMar>
              <w:top w:w="60" w:type="dxa"/>
              <w:left w:w="120" w:type="dxa"/>
              <w:bottom w:w="30" w:type="dxa"/>
              <w:right w:w="120" w:type="dxa"/>
            </w:tcMar>
            <w:vAlign w:val="center"/>
          </w:tcPr>
          <w:p w14:paraId="1F13BC39">
            <w:pPr>
              <w:spacing w:line="360" w:lineRule="exact"/>
              <w:jc w:val="center"/>
              <w:rPr>
                <w:rFonts w:hint="eastAsia"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val="en-US" w:eastAsia="zh-CN" w:bidi="ar"/>
              </w:rPr>
              <w:t>管理/需求单位</w:t>
            </w:r>
          </w:p>
        </w:tc>
        <w:tc>
          <w:tcPr>
            <w:tcW w:w="5618" w:type="dxa"/>
            <w:tcBorders>
              <w:top w:val="single" w:color="auto" w:sz="4" w:space="0"/>
              <w:left w:val="single" w:color="auto" w:sz="4" w:space="0"/>
              <w:bottom w:val="single" w:color="auto" w:sz="4" w:space="0"/>
              <w:right w:val="single" w:color="auto" w:sz="4" w:space="0"/>
            </w:tcBorders>
            <w:shd w:val="clear" w:color="auto" w:fill="auto"/>
            <w:noWrap w:val="0"/>
            <w:tcMar>
              <w:top w:w="60" w:type="dxa"/>
              <w:left w:w="120" w:type="dxa"/>
              <w:bottom w:w="30" w:type="dxa"/>
              <w:right w:w="120" w:type="dxa"/>
            </w:tcMar>
            <w:vAlign w:val="center"/>
          </w:tcPr>
          <w:p w14:paraId="6E5952DB">
            <w:pPr>
              <w:spacing w:line="360" w:lineRule="exact"/>
              <w:jc w:val="left"/>
              <w:rPr>
                <w:rFonts w:hint="eastAsia"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val="en-US" w:eastAsia="zh-CN" w:bidi="ar"/>
              </w:rPr>
              <w:t>内部承担项目，管理/需求单位同责任单位；合作项目，管理/需求单位按实填写内部单位</w:t>
            </w:r>
          </w:p>
        </w:tc>
      </w:tr>
      <w:tr w14:paraId="0DED95F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79" w:type="dxa"/>
            <w:vMerge w:val="continue"/>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1FA544B0">
            <w:pPr>
              <w:spacing w:line="360" w:lineRule="exact"/>
              <w:jc w:val="left"/>
              <w:rPr>
                <w:rFonts w:ascii="仿宋_GB2312" w:hAnsi="仿宋_GB2312" w:eastAsia="仿宋_GB2312" w:cs="仿宋_GB2312"/>
                <w:sz w:val="24"/>
                <w:szCs w:val="24"/>
              </w:rPr>
            </w:pPr>
          </w:p>
        </w:tc>
        <w:tc>
          <w:tcPr>
            <w:tcW w:w="1957" w:type="dxa"/>
            <w:tcBorders>
              <w:top w:val="single" w:color="auto" w:sz="4" w:space="0"/>
              <w:left w:val="single" w:color="auto" w:sz="4" w:space="0"/>
              <w:bottom w:val="single" w:color="auto" w:sz="4" w:space="0"/>
              <w:right w:val="single" w:color="auto" w:sz="4" w:space="0"/>
            </w:tcBorders>
            <w:shd w:val="clear" w:color="auto" w:fill="auto"/>
            <w:noWrap w:val="0"/>
            <w:tcMar>
              <w:top w:w="60" w:type="dxa"/>
              <w:left w:w="120" w:type="dxa"/>
              <w:bottom w:w="30" w:type="dxa"/>
              <w:right w:w="120" w:type="dxa"/>
            </w:tcMar>
            <w:vAlign w:val="center"/>
          </w:tcPr>
          <w:p w14:paraId="605E90C3">
            <w:pPr>
              <w:spacing w:line="360" w:lineRule="exact"/>
              <w:jc w:val="center"/>
              <w:rPr>
                <w:rFonts w:ascii="仿宋_GB2312" w:hAnsi="仿宋_GB2312" w:eastAsia="仿宋_GB2312" w:cs="仿宋_GB2312"/>
                <w:sz w:val="24"/>
                <w:szCs w:val="24"/>
                <w:lang w:val="en-US" w:eastAsia="zh-CN" w:bidi="ar-SA"/>
              </w:rPr>
            </w:pPr>
            <w:r>
              <w:rPr>
                <w:rFonts w:hint="eastAsia" w:ascii="仿宋_GB2312" w:hAnsi="仿宋_GB2312" w:eastAsia="仿宋_GB2312" w:cs="仿宋_GB2312"/>
                <w:sz w:val="24"/>
                <w:szCs w:val="24"/>
                <w:lang w:val="en-US" w:eastAsia="zh-CN" w:bidi="ar-SA"/>
              </w:rPr>
              <w:t>责任单位</w:t>
            </w:r>
          </w:p>
        </w:tc>
        <w:tc>
          <w:tcPr>
            <w:tcW w:w="5618" w:type="dxa"/>
            <w:tcBorders>
              <w:top w:val="single" w:color="auto" w:sz="4" w:space="0"/>
              <w:left w:val="single" w:color="auto" w:sz="4" w:space="0"/>
              <w:bottom w:val="single" w:color="auto" w:sz="4" w:space="0"/>
              <w:right w:val="single" w:color="auto" w:sz="4" w:space="0"/>
            </w:tcBorders>
            <w:shd w:val="clear" w:color="auto" w:fill="auto"/>
            <w:noWrap w:val="0"/>
            <w:tcMar>
              <w:top w:w="60" w:type="dxa"/>
              <w:left w:w="120" w:type="dxa"/>
              <w:bottom w:w="30" w:type="dxa"/>
              <w:right w:w="120" w:type="dxa"/>
            </w:tcMar>
            <w:vAlign w:val="center"/>
          </w:tcPr>
          <w:p w14:paraId="6C49AE1A">
            <w:pPr>
              <w:spacing w:line="360" w:lineRule="exact"/>
              <w:jc w:val="left"/>
              <w:rPr>
                <w:rFonts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val="en-US" w:eastAsia="zh-CN" w:bidi="ar"/>
              </w:rPr>
              <w:t>内部承担项目，责任单位同管理/需求单位；合作项目，责任单位为外部单位</w:t>
            </w:r>
          </w:p>
        </w:tc>
      </w:tr>
      <w:tr w14:paraId="29A9F75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79" w:type="dxa"/>
            <w:vMerge w:val="continue"/>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0FC22E1B">
            <w:pPr>
              <w:spacing w:line="360" w:lineRule="exact"/>
              <w:jc w:val="left"/>
              <w:rPr>
                <w:rFonts w:ascii="仿宋_GB2312" w:hAnsi="仿宋_GB2312" w:eastAsia="仿宋_GB2312" w:cs="仿宋_GB2312"/>
                <w:sz w:val="24"/>
                <w:szCs w:val="24"/>
              </w:rPr>
            </w:pPr>
          </w:p>
        </w:tc>
        <w:tc>
          <w:tcPr>
            <w:tcW w:w="1957" w:type="dxa"/>
            <w:tcBorders>
              <w:top w:val="single" w:color="auto" w:sz="4" w:space="0"/>
              <w:left w:val="single" w:color="auto" w:sz="4" w:space="0"/>
              <w:bottom w:val="single" w:color="auto" w:sz="4" w:space="0"/>
              <w:right w:val="single" w:color="auto" w:sz="4" w:space="0"/>
            </w:tcBorders>
            <w:shd w:val="clear" w:color="auto" w:fill="auto"/>
            <w:noWrap w:val="0"/>
            <w:tcMar>
              <w:top w:w="60" w:type="dxa"/>
              <w:left w:w="120" w:type="dxa"/>
              <w:bottom w:w="30" w:type="dxa"/>
              <w:right w:w="120" w:type="dxa"/>
            </w:tcMar>
            <w:vAlign w:val="center"/>
          </w:tcPr>
          <w:p w14:paraId="067A0A3F">
            <w:pPr>
              <w:spacing w:line="360" w:lineRule="exact"/>
              <w:jc w:val="center"/>
              <w:rPr>
                <w:rFonts w:hint="eastAsia"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val="en-US" w:eastAsia="zh-CN" w:bidi="ar"/>
              </w:rPr>
              <w:t>项目状态</w:t>
            </w:r>
          </w:p>
        </w:tc>
        <w:tc>
          <w:tcPr>
            <w:tcW w:w="5618" w:type="dxa"/>
            <w:tcBorders>
              <w:top w:val="single" w:color="auto" w:sz="4" w:space="0"/>
              <w:left w:val="single" w:color="auto" w:sz="4" w:space="0"/>
              <w:bottom w:val="single" w:color="auto" w:sz="4" w:space="0"/>
              <w:right w:val="single" w:color="auto" w:sz="4" w:space="0"/>
            </w:tcBorders>
            <w:shd w:val="clear" w:color="auto" w:fill="auto"/>
            <w:noWrap w:val="0"/>
            <w:tcMar>
              <w:top w:w="60" w:type="dxa"/>
              <w:left w:w="120" w:type="dxa"/>
              <w:bottom w:w="30" w:type="dxa"/>
              <w:right w:w="120" w:type="dxa"/>
            </w:tcMar>
            <w:vAlign w:val="center"/>
          </w:tcPr>
          <w:p w14:paraId="0CD4A7DE">
            <w:pPr>
              <w:spacing w:line="360" w:lineRule="exact"/>
              <w:jc w:val="left"/>
              <w:rPr>
                <w:rFonts w:hint="eastAsia"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val="en-US" w:eastAsia="zh-CN" w:bidi="ar"/>
              </w:rPr>
              <w:t>下拉数据</w:t>
            </w:r>
            <w:r>
              <w:rPr>
                <w:rFonts w:hint="default" w:ascii="仿宋_GB2312" w:hAnsi="仿宋_GB2312" w:eastAsia="仿宋_GB2312" w:cs="仿宋_GB2312"/>
                <w:sz w:val="24"/>
                <w:szCs w:val="24"/>
                <w:lang w:val="en-US" w:eastAsia="zh-CN" w:bidi="ar"/>
              </w:rPr>
              <w:t>：</w:t>
            </w:r>
            <w:r>
              <w:rPr>
                <w:rFonts w:hint="eastAsia" w:ascii="仿宋_GB2312" w:hAnsi="仿宋_GB2312" w:eastAsia="仿宋_GB2312" w:cs="仿宋_GB2312"/>
                <w:sz w:val="24"/>
                <w:szCs w:val="24"/>
                <w:lang w:val="en-US" w:eastAsia="zh-CN" w:bidi="ar"/>
              </w:rPr>
              <w:t>包括进行中、已完成、延期，完成研究任务即为已完成</w:t>
            </w:r>
          </w:p>
        </w:tc>
      </w:tr>
      <w:tr w14:paraId="4F99B7F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79" w:type="dxa"/>
            <w:vMerge w:val="continue"/>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0675E048">
            <w:pPr>
              <w:spacing w:line="360" w:lineRule="exact"/>
              <w:jc w:val="left"/>
              <w:rPr>
                <w:rFonts w:ascii="仿宋_GB2312" w:hAnsi="仿宋_GB2312" w:eastAsia="仿宋_GB2312" w:cs="仿宋_GB2312"/>
                <w:sz w:val="24"/>
                <w:szCs w:val="24"/>
              </w:rPr>
            </w:pPr>
          </w:p>
        </w:tc>
        <w:tc>
          <w:tcPr>
            <w:tcW w:w="1957" w:type="dxa"/>
            <w:tcBorders>
              <w:top w:val="single" w:color="auto" w:sz="4" w:space="0"/>
              <w:left w:val="single" w:color="auto" w:sz="4" w:space="0"/>
              <w:bottom w:val="single" w:color="auto" w:sz="4" w:space="0"/>
              <w:right w:val="single" w:color="auto" w:sz="4" w:space="0"/>
            </w:tcBorders>
            <w:shd w:val="clear" w:color="auto" w:fill="auto"/>
            <w:noWrap w:val="0"/>
            <w:tcMar>
              <w:top w:w="60" w:type="dxa"/>
              <w:left w:w="120" w:type="dxa"/>
              <w:bottom w:w="30" w:type="dxa"/>
              <w:right w:w="120" w:type="dxa"/>
            </w:tcMar>
            <w:vAlign w:val="center"/>
          </w:tcPr>
          <w:p w14:paraId="0900CBD0">
            <w:pPr>
              <w:spacing w:line="360" w:lineRule="exact"/>
              <w:jc w:val="center"/>
              <w:rPr>
                <w:rFonts w:hint="eastAsia"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val="en-US" w:eastAsia="zh-CN" w:bidi="ar"/>
              </w:rPr>
              <w:t>验收状态</w:t>
            </w:r>
          </w:p>
        </w:tc>
        <w:tc>
          <w:tcPr>
            <w:tcW w:w="5618" w:type="dxa"/>
            <w:tcBorders>
              <w:top w:val="single" w:color="auto" w:sz="4" w:space="0"/>
              <w:left w:val="single" w:color="auto" w:sz="4" w:space="0"/>
              <w:bottom w:val="single" w:color="auto" w:sz="4" w:space="0"/>
              <w:right w:val="single" w:color="auto" w:sz="4" w:space="0"/>
            </w:tcBorders>
            <w:shd w:val="clear" w:color="auto" w:fill="auto"/>
            <w:noWrap w:val="0"/>
            <w:tcMar>
              <w:top w:w="60" w:type="dxa"/>
              <w:left w:w="120" w:type="dxa"/>
              <w:bottom w:w="30" w:type="dxa"/>
              <w:right w:w="120" w:type="dxa"/>
            </w:tcMar>
            <w:vAlign w:val="center"/>
          </w:tcPr>
          <w:p w14:paraId="2FCD3EFC">
            <w:pPr>
              <w:spacing w:line="360" w:lineRule="exact"/>
              <w:jc w:val="left"/>
              <w:rPr>
                <w:rFonts w:hint="default"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val="en-US" w:eastAsia="zh-CN" w:bidi="ar"/>
              </w:rPr>
              <w:t>下拉数据</w:t>
            </w:r>
            <w:r>
              <w:rPr>
                <w:rFonts w:hint="default" w:ascii="仿宋_GB2312" w:hAnsi="仿宋_GB2312" w:eastAsia="仿宋_GB2312" w:cs="仿宋_GB2312"/>
                <w:sz w:val="24"/>
                <w:szCs w:val="24"/>
                <w:lang w:val="en-US" w:eastAsia="zh-CN" w:bidi="ar"/>
              </w:rPr>
              <w:t>：单位级验收、公司级验收、机关验收、未验收</w:t>
            </w:r>
          </w:p>
        </w:tc>
      </w:tr>
      <w:tr w14:paraId="31C7F89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79" w:type="dxa"/>
            <w:vMerge w:val="continue"/>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2F92B4C1">
            <w:pPr>
              <w:spacing w:line="360" w:lineRule="exact"/>
              <w:jc w:val="left"/>
              <w:rPr>
                <w:rFonts w:ascii="仿宋_GB2312" w:hAnsi="仿宋_GB2312" w:eastAsia="仿宋_GB2312" w:cs="仿宋_GB2312"/>
                <w:sz w:val="24"/>
                <w:szCs w:val="24"/>
              </w:rPr>
            </w:pPr>
          </w:p>
        </w:tc>
        <w:tc>
          <w:tcPr>
            <w:tcW w:w="1957" w:type="dxa"/>
            <w:tcBorders>
              <w:top w:val="single" w:color="auto" w:sz="4" w:space="0"/>
              <w:left w:val="single" w:color="auto" w:sz="4" w:space="0"/>
              <w:bottom w:val="single" w:color="auto" w:sz="4" w:space="0"/>
              <w:right w:val="single" w:color="auto" w:sz="4" w:space="0"/>
            </w:tcBorders>
            <w:shd w:val="clear" w:color="auto" w:fill="auto"/>
            <w:noWrap w:val="0"/>
            <w:tcMar>
              <w:top w:w="60" w:type="dxa"/>
              <w:left w:w="120" w:type="dxa"/>
              <w:bottom w:w="30" w:type="dxa"/>
              <w:right w:w="120" w:type="dxa"/>
            </w:tcMar>
            <w:vAlign w:val="center"/>
          </w:tcPr>
          <w:p w14:paraId="24180AD3">
            <w:pPr>
              <w:spacing w:line="360" w:lineRule="exact"/>
              <w:jc w:val="center"/>
              <w:rPr>
                <w:rFonts w:hint="default"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eastAsia="zh-CN" w:bidi="ar"/>
              </w:rPr>
              <w:t>项目</w:t>
            </w:r>
            <w:r>
              <w:rPr>
                <w:rFonts w:hint="eastAsia" w:ascii="仿宋_GB2312" w:hAnsi="仿宋_GB2312" w:eastAsia="仿宋_GB2312" w:cs="仿宋_GB2312"/>
                <w:sz w:val="24"/>
                <w:szCs w:val="24"/>
                <w:lang w:bidi="ar"/>
              </w:rPr>
              <w:t>目标</w:t>
            </w:r>
          </w:p>
        </w:tc>
        <w:tc>
          <w:tcPr>
            <w:tcW w:w="5618" w:type="dxa"/>
            <w:tcBorders>
              <w:top w:val="single" w:color="auto" w:sz="4" w:space="0"/>
              <w:left w:val="single" w:color="auto" w:sz="4" w:space="0"/>
              <w:bottom w:val="single" w:color="auto" w:sz="4" w:space="0"/>
              <w:right w:val="single" w:color="auto" w:sz="4" w:space="0"/>
            </w:tcBorders>
            <w:shd w:val="clear" w:color="auto" w:fill="auto"/>
            <w:noWrap w:val="0"/>
            <w:tcMar>
              <w:top w:w="60" w:type="dxa"/>
              <w:left w:w="120" w:type="dxa"/>
              <w:bottom w:w="30" w:type="dxa"/>
              <w:right w:w="120" w:type="dxa"/>
            </w:tcMar>
            <w:vAlign w:val="center"/>
          </w:tcPr>
          <w:p w14:paraId="76846851">
            <w:pPr>
              <w:spacing w:line="360" w:lineRule="exact"/>
              <w:jc w:val="left"/>
              <w:rPr>
                <w:rFonts w:hint="default"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bidi="ar"/>
              </w:rPr>
              <w:t>项目整体目标</w:t>
            </w:r>
          </w:p>
        </w:tc>
      </w:tr>
      <w:tr w14:paraId="796D90B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79" w:type="dxa"/>
            <w:vMerge w:val="continue"/>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54DC3171">
            <w:pPr>
              <w:spacing w:line="360" w:lineRule="exact"/>
              <w:jc w:val="left"/>
              <w:rPr>
                <w:rFonts w:ascii="仿宋_GB2312" w:hAnsi="仿宋_GB2312" w:eastAsia="仿宋_GB2312" w:cs="仿宋_GB2312"/>
                <w:sz w:val="24"/>
                <w:szCs w:val="24"/>
              </w:rPr>
            </w:pPr>
          </w:p>
        </w:tc>
        <w:tc>
          <w:tcPr>
            <w:tcW w:w="1957" w:type="dxa"/>
            <w:tcBorders>
              <w:top w:val="single" w:color="auto" w:sz="4" w:space="0"/>
              <w:left w:val="single" w:color="auto" w:sz="4" w:space="0"/>
              <w:bottom w:val="single" w:color="auto" w:sz="4" w:space="0"/>
              <w:right w:val="single" w:color="auto" w:sz="4" w:space="0"/>
            </w:tcBorders>
            <w:shd w:val="clear" w:color="auto" w:fill="auto"/>
            <w:noWrap w:val="0"/>
            <w:tcMar>
              <w:top w:w="60" w:type="dxa"/>
              <w:left w:w="120" w:type="dxa"/>
              <w:bottom w:w="30" w:type="dxa"/>
              <w:right w:w="120" w:type="dxa"/>
            </w:tcMar>
            <w:vAlign w:val="center"/>
          </w:tcPr>
          <w:p w14:paraId="7077A620">
            <w:pPr>
              <w:spacing w:line="360" w:lineRule="exact"/>
              <w:jc w:val="center"/>
              <w:rPr>
                <w:rFonts w:hint="eastAsia" w:ascii="仿宋_GB2312" w:hAnsi="仿宋_GB2312" w:eastAsia="仿宋_GB2312" w:cs="仿宋_GB2312"/>
                <w:sz w:val="24"/>
                <w:szCs w:val="24"/>
                <w:lang w:val="en-US" w:eastAsia="zh-CN" w:bidi="ar-SA"/>
              </w:rPr>
            </w:pPr>
            <w:r>
              <w:rPr>
                <w:rFonts w:hint="eastAsia" w:ascii="仿宋_GB2312" w:hAnsi="仿宋_GB2312" w:eastAsia="仿宋_GB2312" w:cs="仿宋_GB2312"/>
                <w:sz w:val="24"/>
                <w:szCs w:val="24"/>
                <w:lang w:eastAsia="zh-CN" w:bidi="ar"/>
              </w:rPr>
              <w:t>项目立项年月</w:t>
            </w:r>
          </w:p>
        </w:tc>
        <w:tc>
          <w:tcPr>
            <w:tcW w:w="5618" w:type="dxa"/>
            <w:tcBorders>
              <w:top w:val="single" w:color="auto" w:sz="4" w:space="0"/>
              <w:left w:val="single" w:color="auto" w:sz="4" w:space="0"/>
              <w:bottom w:val="single" w:color="auto" w:sz="4" w:space="0"/>
              <w:right w:val="single" w:color="auto" w:sz="4" w:space="0"/>
            </w:tcBorders>
            <w:shd w:val="clear" w:color="auto" w:fill="auto"/>
            <w:noWrap w:val="0"/>
            <w:tcMar>
              <w:top w:w="60" w:type="dxa"/>
              <w:left w:w="120" w:type="dxa"/>
              <w:bottom w:w="30" w:type="dxa"/>
              <w:right w:w="120" w:type="dxa"/>
            </w:tcMar>
            <w:vAlign w:val="center"/>
          </w:tcPr>
          <w:p w14:paraId="09CF29F5">
            <w:pPr>
              <w:spacing w:line="360" w:lineRule="exact"/>
              <w:jc w:val="left"/>
              <w:rPr>
                <w:rFonts w:hint="eastAsia"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bidi="ar"/>
              </w:rPr>
              <w:t>项目正式开工日期</w:t>
            </w:r>
            <w:r>
              <w:rPr>
                <w:rFonts w:hint="eastAsia" w:ascii="仿宋_GB2312" w:hAnsi="仿宋_GB2312" w:eastAsia="仿宋_GB2312" w:cs="仿宋_GB2312"/>
                <w:sz w:val="24"/>
                <w:szCs w:val="24"/>
                <w:lang w:eastAsia="zh-CN" w:bidi="ar"/>
              </w:rPr>
              <w:t>，格式为XXXX.X</w:t>
            </w:r>
          </w:p>
        </w:tc>
      </w:tr>
      <w:tr w14:paraId="38153D0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79" w:type="dxa"/>
            <w:vMerge w:val="continue"/>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6E89F27">
            <w:pPr>
              <w:spacing w:line="360" w:lineRule="exact"/>
              <w:jc w:val="left"/>
              <w:rPr>
                <w:rFonts w:ascii="仿宋_GB2312" w:hAnsi="仿宋_GB2312" w:eastAsia="仿宋_GB2312" w:cs="仿宋_GB2312"/>
                <w:sz w:val="24"/>
                <w:szCs w:val="24"/>
              </w:rPr>
            </w:pPr>
          </w:p>
        </w:tc>
        <w:tc>
          <w:tcPr>
            <w:tcW w:w="1957" w:type="dxa"/>
            <w:tcBorders>
              <w:top w:val="single" w:color="auto" w:sz="4" w:space="0"/>
              <w:left w:val="single" w:color="auto" w:sz="4" w:space="0"/>
              <w:bottom w:val="single" w:color="auto" w:sz="4" w:space="0"/>
              <w:right w:val="single" w:color="auto" w:sz="4" w:space="0"/>
            </w:tcBorders>
            <w:shd w:val="clear" w:color="auto" w:fill="auto"/>
            <w:noWrap w:val="0"/>
            <w:tcMar>
              <w:top w:w="60" w:type="dxa"/>
              <w:left w:w="120" w:type="dxa"/>
              <w:bottom w:w="30" w:type="dxa"/>
              <w:right w:w="120" w:type="dxa"/>
            </w:tcMar>
            <w:vAlign w:val="center"/>
          </w:tcPr>
          <w:p w14:paraId="38058F0E">
            <w:pPr>
              <w:spacing w:line="360" w:lineRule="exact"/>
              <w:jc w:val="center"/>
              <w:rPr>
                <w:rFonts w:hint="eastAsia"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eastAsia="zh-CN" w:bidi="ar"/>
              </w:rPr>
              <w:t>项目结束年月</w:t>
            </w:r>
          </w:p>
        </w:tc>
        <w:tc>
          <w:tcPr>
            <w:tcW w:w="5618" w:type="dxa"/>
            <w:tcBorders>
              <w:top w:val="single" w:color="auto" w:sz="4" w:space="0"/>
              <w:left w:val="single" w:color="auto" w:sz="4" w:space="0"/>
              <w:bottom w:val="single" w:color="auto" w:sz="4" w:space="0"/>
              <w:right w:val="single" w:color="auto" w:sz="4" w:space="0"/>
            </w:tcBorders>
            <w:shd w:val="clear" w:color="auto" w:fill="auto"/>
            <w:noWrap w:val="0"/>
            <w:tcMar>
              <w:top w:w="60" w:type="dxa"/>
              <w:left w:w="120" w:type="dxa"/>
              <w:bottom w:w="30" w:type="dxa"/>
              <w:right w:w="120" w:type="dxa"/>
            </w:tcMar>
            <w:vAlign w:val="center"/>
          </w:tcPr>
          <w:p w14:paraId="6E85EB69">
            <w:pPr>
              <w:spacing w:line="360" w:lineRule="exact"/>
              <w:jc w:val="left"/>
              <w:rPr>
                <w:rFonts w:hint="eastAsia"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bidi="ar"/>
              </w:rPr>
              <w:t>原定项目完工时间，延期后按变更后日期填写</w:t>
            </w:r>
            <w:r>
              <w:rPr>
                <w:rFonts w:hint="eastAsia" w:ascii="仿宋_GB2312" w:hAnsi="仿宋_GB2312" w:eastAsia="仿宋_GB2312" w:cs="仿宋_GB2312"/>
                <w:sz w:val="24"/>
                <w:szCs w:val="24"/>
                <w:lang w:eastAsia="zh-CN" w:bidi="ar"/>
              </w:rPr>
              <w:t>，格式为XXXX.X</w:t>
            </w:r>
          </w:p>
        </w:tc>
      </w:tr>
      <w:tr w14:paraId="1C9F607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79" w:type="dxa"/>
            <w:vMerge w:val="continue"/>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0F7CE1C2">
            <w:pPr>
              <w:spacing w:line="360" w:lineRule="exact"/>
              <w:jc w:val="left"/>
              <w:rPr>
                <w:rFonts w:ascii="仿宋_GB2312" w:hAnsi="仿宋_GB2312" w:eastAsia="仿宋_GB2312" w:cs="仿宋_GB2312"/>
                <w:sz w:val="24"/>
                <w:szCs w:val="24"/>
              </w:rPr>
            </w:pPr>
          </w:p>
        </w:tc>
        <w:tc>
          <w:tcPr>
            <w:tcW w:w="1957" w:type="dxa"/>
            <w:tcBorders>
              <w:top w:val="single" w:color="auto" w:sz="4" w:space="0"/>
              <w:left w:val="single" w:color="auto" w:sz="4" w:space="0"/>
              <w:bottom w:val="single" w:color="auto" w:sz="4" w:space="0"/>
              <w:right w:val="single" w:color="auto" w:sz="4" w:space="0"/>
            </w:tcBorders>
            <w:shd w:val="clear" w:color="auto" w:fill="auto"/>
            <w:noWrap w:val="0"/>
            <w:tcMar>
              <w:top w:w="60" w:type="dxa"/>
              <w:left w:w="120" w:type="dxa"/>
              <w:bottom w:w="30" w:type="dxa"/>
              <w:right w:w="120" w:type="dxa"/>
            </w:tcMar>
            <w:vAlign w:val="center"/>
          </w:tcPr>
          <w:p w14:paraId="54C94362">
            <w:pPr>
              <w:spacing w:line="360" w:lineRule="exact"/>
              <w:jc w:val="center"/>
              <w:rPr>
                <w:rFonts w:hint="eastAsia" w:ascii="仿宋_GB2312" w:hAnsi="仿宋_GB2312" w:eastAsia="仿宋_GB2312" w:cs="仿宋_GB2312"/>
                <w:sz w:val="24"/>
                <w:szCs w:val="24"/>
                <w:lang w:eastAsia="zh-CN" w:bidi="ar"/>
              </w:rPr>
            </w:pPr>
            <w:r>
              <w:rPr>
                <w:rFonts w:hint="eastAsia" w:ascii="仿宋_GB2312" w:hAnsi="仿宋_GB2312" w:eastAsia="仿宋_GB2312" w:cs="仿宋_GB2312"/>
                <w:sz w:val="24"/>
                <w:szCs w:val="24"/>
                <w:lang w:eastAsia="zh-CN" w:bidi="ar"/>
              </w:rPr>
              <w:t>项目周期</w:t>
            </w:r>
          </w:p>
        </w:tc>
        <w:tc>
          <w:tcPr>
            <w:tcW w:w="5618" w:type="dxa"/>
            <w:tcBorders>
              <w:top w:val="single" w:color="auto" w:sz="4" w:space="0"/>
              <w:left w:val="single" w:color="auto" w:sz="4" w:space="0"/>
              <w:bottom w:val="single" w:color="auto" w:sz="4" w:space="0"/>
              <w:right w:val="single" w:color="auto" w:sz="4" w:space="0"/>
            </w:tcBorders>
            <w:shd w:val="clear" w:color="auto" w:fill="auto"/>
            <w:noWrap w:val="0"/>
            <w:tcMar>
              <w:top w:w="60" w:type="dxa"/>
              <w:left w:w="120" w:type="dxa"/>
              <w:bottom w:w="30" w:type="dxa"/>
              <w:right w:w="120" w:type="dxa"/>
            </w:tcMar>
            <w:vAlign w:val="center"/>
          </w:tcPr>
          <w:p w14:paraId="136221D5">
            <w:pPr>
              <w:spacing w:line="360" w:lineRule="exact"/>
              <w:jc w:val="left"/>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格式</w:t>
            </w:r>
            <w:r>
              <w:rPr>
                <w:rFonts w:hint="eastAsia" w:ascii="仿宋_GB2312" w:hAnsi="仿宋_GB2312" w:eastAsia="仿宋_GB2312" w:cs="仿宋_GB2312"/>
                <w:sz w:val="24"/>
                <w:szCs w:val="24"/>
                <w:lang w:eastAsia="zh-CN" w:bidi="ar"/>
              </w:rPr>
              <w:t>为</w:t>
            </w:r>
            <w:r>
              <w:rPr>
                <w:rFonts w:hint="eastAsia" w:ascii="仿宋_GB2312" w:hAnsi="仿宋_GB2312" w:eastAsia="仿宋_GB2312" w:cs="仿宋_GB2312"/>
                <w:sz w:val="24"/>
                <w:szCs w:val="24"/>
                <w:lang w:bidi="ar"/>
              </w:rPr>
              <w:t>XX月</w:t>
            </w:r>
          </w:p>
        </w:tc>
      </w:tr>
      <w:tr w14:paraId="5DEB269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79" w:type="dxa"/>
            <w:vMerge w:val="continue"/>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1660BECC">
            <w:pPr>
              <w:spacing w:line="360" w:lineRule="exact"/>
              <w:jc w:val="left"/>
              <w:rPr>
                <w:rFonts w:ascii="仿宋_GB2312" w:hAnsi="仿宋_GB2312" w:eastAsia="仿宋_GB2312" w:cs="仿宋_GB2312"/>
                <w:sz w:val="24"/>
                <w:szCs w:val="24"/>
              </w:rPr>
            </w:pPr>
          </w:p>
        </w:tc>
        <w:tc>
          <w:tcPr>
            <w:tcW w:w="1957" w:type="dxa"/>
            <w:tcBorders>
              <w:top w:val="single" w:color="auto" w:sz="4" w:space="0"/>
              <w:left w:val="single" w:color="auto" w:sz="4" w:space="0"/>
              <w:bottom w:val="single" w:color="auto" w:sz="4" w:space="0"/>
              <w:right w:val="single" w:color="auto" w:sz="4" w:space="0"/>
            </w:tcBorders>
            <w:shd w:val="clear" w:color="auto" w:fill="auto"/>
            <w:noWrap w:val="0"/>
            <w:tcMar>
              <w:top w:w="60" w:type="dxa"/>
              <w:left w:w="120" w:type="dxa"/>
              <w:bottom w:w="30" w:type="dxa"/>
              <w:right w:w="120" w:type="dxa"/>
            </w:tcMar>
            <w:vAlign w:val="center"/>
          </w:tcPr>
          <w:p w14:paraId="1428710D">
            <w:pPr>
              <w:spacing w:line="360" w:lineRule="exact"/>
              <w:jc w:val="center"/>
              <w:rPr>
                <w:rFonts w:hint="eastAsia" w:ascii="仿宋_GB2312" w:hAnsi="仿宋_GB2312" w:eastAsia="仿宋_GB2312" w:cs="仿宋_GB2312"/>
                <w:sz w:val="24"/>
                <w:szCs w:val="24"/>
                <w:lang w:val="en-US" w:eastAsia="zh-CN" w:bidi="ar"/>
              </w:rPr>
            </w:pPr>
            <w:r>
              <w:rPr>
                <w:rFonts w:hint="default" w:ascii="仿宋_GB2312" w:hAnsi="仿宋_GB2312" w:eastAsia="仿宋_GB2312" w:cs="仿宋_GB2312"/>
                <w:sz w:val="24"/>
                <w:szCs w:val="24"/>
                <w:lang w:val="en-US" w:eastAsia="zh-CN" w:bidi="ar"/>
              </w:rPr>
              <w:t>成果</w:t>
            </w:r>
            <w:r>
              <w:rPr>
                <w:rFonts w:hint="eastAsia" w:ascii="仿宋_GB2312" w:hAnsi="仿宋_GB2312" w:eastAsia="仿宋_GB2312" w:cs="仿宋_GB2312"/>
                <w:sz w:val="24"/>
                <w:szCs w:val="24"/>
                <w:lang w:val="en-US" w:eastAsia="zh-CN" w:bidi="ar"/>
              </w:rPr>
              <w:t>转化</w:t>
            </w:r>
            <w:r>
              <w:rPr>
                <w:rFonts w:hint="default" w:ascii="仿宋_GB2312" w:hAnsi="仿宋_GB2312" w:eastAsia="仿宋_GB2312" w:cs="仿宋_GB2312"/>
                <w:sz w:val="24"/>
                <w:szCs w:val="24"/>
                <w:lang w:val="en-US" w:eastAsia="zh-CN" w:bidi="ar"/>
              </w:rPr>
              <w:t>状态</w:t>
            </w:r>
          </w:p>
        </w:tc>
        <w:tc>
          <w:tcPr>
            <w:tcW w:w="5618" w:type="dxa"/>
            <w:tcBorders>
              <w:top w:val="single" w:color="auto" w:sz="4" w:space="0"/>
              <w:left w:val="single" w:color="auto" w:sz="4" w:space="0"/>
              <w:bottom w:val="single" w:color="auto" w:sz="4" w:space="0"/>
              <w:right w:val="single" w:color="auto" w:sz="4" w:space="0"/>
            </w:tcBorders>
            <w:shd w:val="clear" w:color="auto" w:fill="auto"/>
            <w:noWrap w:val="0"/>
            <w:tcMar>
              <w:top w:w="60" w:type="dxa"/>
              <w:left w:w="120" w:type="dxa"/>
              <w:bottom w:w="30" w:type="dxa"/>
              <w:right w:w="120" w:type="dxa"/>
            </w:tcMar>
            <w:vAlign w:val="center"/>
          </w:tcPr>
          <w:p w14:paraId="1E0B51B7">
            <w:pPr>
              <w:spacing w:line="360" w:lineRule="exact"/>
              <w:jc w:val="left"/>
              <w:rPr>
                <w:rFonts w:hint="default"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val="en-US" w:eastAsia="zh-CN" w:bidi="ar"/>
              </w:rPr>
              <w:t>下拉数据</w:t>
            </w:r>
            <w:r>
              <w:rPr>
                <w:rFonts w:hint="default" w:ascii="仿宋_GB2312" w:hAnsi="仿宋_GB2312" w:eastAsia="仿宋_GB2312" w:cs="仿宋_GB2312"/>
                <w:sz w:val="24"/>
                <w:szCs w:val="24"/>
                <w:lang w:val="en-US" w:eastAsia="zh-CN" w:bidi="ar"/>
              </w:rPr>
              <w:t>：已转化应用、接续研发立项、技术储备待应用；由系统根据成果转化台账数据自动归集生成，无需手工填报</w:t>
            </w:r>
          </w:p>
        </w:tc>
      </w:tr>
      <w:tr w14:paraId="744B0E6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79" w:type="dxa"/>
            <w:vMerge w:val="continue"/>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01B4A773">
            <w:pPr>
              <w:spacing w:line="360" w:lineRule="exact"/>
              <w:jc w:val="left"/>
              <w:rPr>
                <w:rFonts w:ascii="仿宋_GB2312" w:hAnsi="仿宋_GB2312" w:eastAsia="仿宋_GB2312" w:cs="仿宋_GB2312"/>
                <w:sz w:val="24"/>
                <w:szCs w:val="24"/>
              </w:rPr>
            </w:pPr>
          </w:p>
        </w:tc>
        <w:tc>
          <w:tcPr>
            <w:tcW w:w="195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71F6280C">
            <w:pPr>
              <w:spacing w:line="360" w:lineRule="exact"/>
              <w:jc w:val="center"/>
              <w:rPr>
                <w:rFonts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预警</w:t>
            </w:r>
          </w:p>
        </w:tc>
        <w:tc>
          <w:tcPr>
            <w:tcW w:w="561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66C3488C">
            <w:pPr>
              <w:spacing w:line="360" w:lineRule="exact"/>
              <w:jc w:val="left"/>
              <w:rPr>
                <w:rFonts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系统自动根据各关键节点的时间进度显示对应颜色标识。绿色：所有节点均已完成；蓝色：所有节点均在正常进行中（距离到期&gt;30天）；黄色：存在至少1个节点距离到期≤30天；红色：存在至少 1个节点已超期</w:t>
            </w:r>
          </w:p>
        </w:tc>
      </w:tr>
      <w:tr w14:paraId="595ECD1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79" w:type="dxa"/>
            <w:vMerge w:val="restart"/>
            <w:tcBorders>
              <w:top w:val="single" w:color="auto" w:sz="4" w:space="0"/>
              <w:left w:val="single" w:color="auto" w:sz="4" w:space="0"/>
              <w:right w:val="single" w:color="auto" w:sz="4" w:space="0"/>
            </w:tcBorders>
            <w:noWrap w:val="0"/>
            <w:tcMar>
              <w:top w:w="60" w:type="dxa"/>
              <w:left w:w="120" w:type="dxa"/>
              <w:bottom w:w="30" w:type="dxa"/>
              <w:right w:w="120" w:type="dxa"/>
            </w:tcMar>
            <w:vAlign w:val="center"/>
          </w:tcPr>
          <w:p w14:paraId="05EB44F8">
            <w:pPr>
              <w:spacing w:line="360" w:lineRule="exact"/>
              <w:jc w:val="left"/>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bidi="ar"/>
              </w:rPr>
              <w:t>主要工作内容</w:t>
            </w:r>
          </w:p>
        </w:tc>
        <w:tc>
          <w:tcPr>
            <w:tcW w:w="1957" w:type="dxa"/>
            <w:tcBorders>
              <w:top w:val="single" w:color="auto" w:sz="4" w:space="0"/>
              <w:left w:val="single" w:color="auto" w:sz="4" w:space="0"/>
              <w:bottom w:val="single" w:color="auto" w:sz="4" w:space="0"/>
              <w:right w:val="single" w:color="auto" w:sz="4" w:space="0"/>
            </w:tcBorders>
            <w:shd w:val="clear" w:color="auto" w:fill="auto"/>
            <w:noWrap w:val="0"/>
            <w:tcMar>
              <w:top w:w="60" w:type="dxa"/>
              <w:left w:w="120" w:type="dxa"/>
              <w:bottom w:w="30" w:type="dxa"/>
              <w:right w:w="120" w:type="dxa"/>
            </w:tcMar>
            <w:vAlign w:val="center"/>
          </w:tcPr>
          <w:p w14:paraId="36B1ABE7">
            <w:pPr>
              <w:spacing w:line="360" w:lineRule="exact"/>
              <w:jc w:val="center"/>
              <w:rPr>
                <w:rFonts w:hint="eastAsia"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bidi="ar"/>
              </w:rPr>
              <w:t>牵头单位</w:t>
            </w:r>
          </w:p>
        </w:tc>
        <w:tc>
          <w:tcPr>
            <w:tcW w:w="5618" w:type="dxa"/>
            <w:tcBorders>
              <w:top w:val="single" w:color="auto" w:sz="4" w:space="0"/>
              <w:left w:val="single" w:color="auto" w:sz="4" w:space="0"/>
              <w:bottom w:val="single" w:color="auto" w:sz="4" w:space="0"/>
              <w:right w:val="single" w:color="auto" w:sz="4" w:space="0"/>
            </w:tcBorders>
            <w:shd w:val="clear" w:color="auto" w:fill="auto"/>
            <w:noWrap w:val="0"/>
            <w:tcMar>
              <w:top w:w="60" w:type="dxa"/>
              <w:left w:w="120" w:type="dxa"/>
              <w:bottom w:w="30" w:type="dxa"/>
              <w:right w:w="120" w:type="dxa"/>
            </w:tcMar>
            <w:vAlign w:val="center"/>
          </w:tcPr>
          <w:p w14:paraId="135E9BE5">
            <w:pPr>
              <w:spacing w:line="360" w:lineRule="exact"/>
              <w:jc w:val="left"/>
              <w:rPr>
                <w:rFonts w:hint="eastAsia"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bidi="ar"/>
              </w:rPr>
              <w:t>项目主要负责单位</w:t>
            </w:r>
          </w:p>
        </w:tc>
      </w:tr>
      <w:tr w14:paraId="42AB95E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79" w:type="dxa"/>
            <w:vMerge w:val="continue"/>
            <w:tcBorders>
              <w:left w:val="single" w:color="auto" w:sz="4" w:space="0"/>
              <w:right w:val="single" w:color="auto" w:sz="4" w:space="0"/>
            </w:tcBorders>
            <w:noWrap w:val="0"/>
            <w:tcMar>
              <w:top w:w="60" w:type="dxa"/>
              <w:left w:w="120" w:type="dxa"/>
              <w:bottom w:w="30" w:type="dxa"/>
              <w:right w:w="120" w:type="dxa"/>
            </w:tcMar>
            <w:vAlign w:val="center"/>
          </w:tcPr>
          <w:p w14:paraId="222E87B5">
            <w:pPr>
              <w:spacing w:line="360" w:lineRule="exact"/>
              <w:jc w:val="left"/>
              <w:rPr>
                <w:rFonts w:ascii="仿宋_GB2312" w:hAnsi="仿宋_GB2312" w:eastAsia="仿宋_GB2312" w:cs="仿宋_GB2312"/>
                <w:sz w:val="24"/>
                <w:szCs w:val="24"/>
              </w:rPr>
            </w:pPr>
          </w:p>
        </w:tc>
        <w:tc>
          <w:tcPr>
            <w:tcW w:w="1957" w:type="dxa"/>
            <w:tcBorders>
              <w:top w:val="single" w:color="auto" w:sz="4" w:space="0"/>
              <w:left w:val="single" w:color="auto" w:sz="4" w:space="0"/>
              <w:bottom w:val="single" w:color="auto" w:sz="4" w:space="0"/>
              <w:right w:val="single" w:color="auto" w:sz="4" w:space="0"/>
            </w:tcBorders>
            <w:shd w:val="clear" w:color="auto" w:fill="auto"/>
            <w:noWrap w:val="0"/>
            <w:tcMar>
              <w:top w:w="60" w:type="dxa"/>
              <w:left w:w="120" w:type="dxa"/>
              <w:bottom w:w="30" w:type="dxa"/>
              <w:right w:w="120" w:type="dxa"/>
            </w:tcMar>
            <w:vAlign w:val="center"/>
          </w:tcPr>
          <w:p w14:paraId="3E443987">
            <w:pPr>
              <w:spacing w:line="360" w:lineRule="exact"/>
              <w:jc w:val="center"/>
              <w:rPr>
                <w:rFonts w:hint="eastAsia"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bidi="ar"/>
              </w:rPr>
              <w:t>主要工作内容</w:t>
            </w:r>
          </w:p>
        </w:tc>
        <w:tc>
          <w:tcPr>
            <w:tcW w:w="5618" w:type="dxa"/>
            <w:tcBorders>
              <w:top w:val="single" w:color="auto" w:sz="4" w:space="0"/>
              <w:left w:val="single" w:color="auto" w:sz="4" w:space="0"/>
              <w:bottom w:val="single" w:color="auto" w:sz="4" w:space="0"/>
              <w:right w:val="single" w:color="auto" w:sz="4" w:space="0"/>
            </w:tcBorders>
            <w:shd w:val="clear" w:color="auto" w:fill="auto"/>
            <w:noWrap w:val="0"/>
            <w:tcMar>
              <w:top w:w="60" w:type="dxa"/>
              <w:left w:w="120" w:type="dxa"/>
              <w:bottom w:w="30" w:type="dxa"/>
              <w:right w:w="120" w:type="dxa"/>
            </w:tcMar>
            <w:vAlign w:val="center"/>
          </w:tcPr>
          <w:p w14:paraId="6A66A6BB">
            <w:pPr>
              <w:spacing w:line="360" w:lineRule="exact"/>
              <w:jc w:val="left"/>
              <w:rPr>
                <w:rFonts w:hint="eastAsia"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bidi="ar"/>
              </w:rPr>
              <w:t>牵头单位主要工作内容</w:t>
            </w:r>
          </w:p>
        </w:tc>
      </w:tr>
      <w:tr w14:paraId="52E2ABD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79" w:type="dxa"/>
            <w:vMerge w:val="continue"/>
            <w:tcBorders>
              <w:left w:val="single" w:color="auto" w:sz="4" w:space="0"/>
              <w:right w:val="single" w:color="auto" w:sz="4" w:space="0"/>
            </w:tcBorders>
            <w:noWrap w:val="0"/>
            <w:tcMar>
              <w:top w:w="60" w:type="dxa"/>
              <w:left w:w="120" w:type="dxa"/>
              <w:bottom w:w="30" w:type="dxa"/>
              <w:right w:w="120" w:type="dxa"/>
            </w:tcMar>
            <w:vAlign w:val="center"/>
          </w:tcPr>
          <w:p w14:paraId="6DE22DAE">
            <w:pPr>
              <w:spacing w:line="360" w:lineRule="exact"/>
              <w:jc w:val="left"/>
              <w:rPr>
                <w:rFonts w:ascii="仿宋_GB2312" w:hAnsi="仿宋_GB2312" w:eastAsia="仿宋_GB2312" w:cs="仿宋_GB2312"/>
                <w:sz w:val="24"/>
                <w:szCs w:val="24"/>
              </w:rPr>
            </w:pPr>
          </w:p>
        </w:tc>
        <w:tc>
          <w:tcPr>
            <w:tcW w:w="1957" w:type="dxa"/>
            <w:tcBorders>
              <w:top w:val="single" w:color="auto" w:sz="4" w:space="0"/>
              <w:left w:val="single" w:color="auto" w:sz="4" w:space="0"/>
              <w:bottom w:val="single" w:color="auto" w:sz="4" w:space="0"/>
              <w:right w:val="single" w:color="auto" w:sz="4" w:space="0"/>
            </w:tcBorders>
            <w:shd w:val="clear" w:color="auto" w:fill="auto"/>
            <w:noWrap w:val="0"/>
            <w:tcMar>
              <w:top w:w="60" w:type="dxa"/>
              <w:left w:w="120" w:type="dxa"/>
              <w:bottom w:w="30" w:type="dxa"/>
              <w:right w:w="120" w:type="dxa"/>
            </w:tcMar>
            <w:vAlign w:val="center"/>
          </w:tcPr>
          <w:p w14:paraId="760ACCE8">
            <w:pPr>
              <w:spacing w:line="360" w:lineRule="exact"/>
              <w:jc w:val="center"/>
              <w:rPr>
                <w:rFonts w:hint="eastAsia"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bidi="ar"/>
              </w:rPr>
              <w:t>参研单位1</w:t>
            </w:r>
          </w:p>
        </w:tc>
        <w:tc>
          <w:tcPr>
            <w:tcW w:w="5618" w:type="dxa"/>
            <w:tcBorders>
              <w:top w:val="single" w:color="auto" w:sz="4" w:space="0"/>
              <w:left w:val="single" w:color="auto" w:sz="4" w:space="0"/>
              <w:bottom w:val="single" w:color="auto" w:sz="4" w:space="0"/>
              <w:right w:val="single" w:color="auto" w:sz="4" w:space="0"/>
            </w:tcBorders>
            <w:shd w:val="clear" w:color="auto" w:fill="auto"/>
            <w:noWrap w:val="0"/>
            <w:tcMar>
              <w:top w:w="60" w:type="dxa"/>
              <w:left w:w="120" w:type="dxa"/>
              <w:bottom w:w="30" w:type="dxa"/>
              <w:right w:w="120" w:type="dxa"/>
            </w:tcMar>
            <w:vAlign w:val="center"/>
          </w:tcPr>
          <w:p w14:paraId="668D3DAD">
            <w:pPr>
              <w:spacing w:line="360" w:lineRule="exact"/>
              <w:jc w:val="left"/>
              <w:rPr>
                <w:rFonts w:hint="eastAsia"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bidi="ar"/>
              </w:rPr>
              <w:t>参与合作研发的单位</w:t>
            </w:r>
          </w:p>
        </w:tc>
      </w:tr>
      <w:tr w14:paraId="7BA1468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79" w:type="dxa"/>
            <w:vMerge w:val="continue"/>
            <w:tcBorders>
              <w:left w:val="single" w:color="auto" w:sz="4" w:space="0"/>
              <w:right w:val="single" w:color="auto" w:sz="4" w:space="0"/>
            </w:tcBorders>
            <w:noWrap w:val="0"/>
            <w:tcMar>
              <w:top w:w="60" w:type="dxa"/>
              <w:left w:w="120" w:type="dxa"/>
              <w:bottom w:w="30" w:type="dxa"/>
              <w:right w:w="120" w:type="dxa"/>
            </w:tcMar>
            <w:vAlign w:val="center"/>
          </w:tcPr>
          <w:p w14:paraId="472FBB36">
            <w:pPr>
              <w:spacing w:line="360" w:lineRule="exact"/>
              <w:jc w:val="left"/>
              <w:rPr>
                <w:rFonts w:ascii="仿宋_GB2312" w:hAnsi="仿宋_GB2312" w:eastAsia="仿宋_GB2312" w:cs="仿宋_GB2312"/>
                <w:sz w:val="24"/>
                <w:szCs w:val="24"/>
              </w:rPr>
            </w:pPr>
          </w:p>
        </w:tc>
        <w:tc>
          <w:tcPr>
            <w:tcW w:w="1957" w:type="dxa"/>
            <w:tcBorders>
              <w:top w:val="single" w:color="auto" w:sz="4" w:space="0"/>
              <w:left w:val="single" w:color="auto" w:sz="4" w:space="0"/>
              <w:bottom w:val="single" w:color="auto" w:sz="4" w:space="0"/>
              <w:right w:val="single" w:color="auto" w:sz="4" w:space="0"/>
            </w:tcBorders>
            <w:shd w:val="clear" w:color="auto" w:fill="auto"/>
            <w:noWrap w:val="0"/>
            <w:tcMar>
              <w:top w:w="60" w:type="dxa"/>
              <w:left w:w="120" w:type="dxa"/>
              <w:bottom w:w="30" w:type="dxa"/>
              <w:right w:w="120" w:type="dxa"/>
            </w:tcMar>
            <w:vAlign w:val="center"/>
          </w:tcPr>
          <w:p w14:paraId="1597EF41">
            <w:pPr>
              <w:spacing w:line="360" w:lineRule="exact"/>
              <w:jc w:val="center"/>
              <w:rPr>
                <w:rFonts w:hint="eastAsia"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bidi="ar"/>
              </w:rPr>
              <w:t>主要工作内容1</w:t>
            </w:r>
          </w:p>
        </w:tc>
        <w:tc>
          <w:tcPr>
            <w:tcW w:w="5618" w:type="dxa"/>
            <w:tcBorders>
              <w:top w:val="single" w:color="auto" w:sz="4" w:space="0"/>
              <w:left w:val="single" w:color="auto" w:sz="4" w:space="0"/>
              <w:bottom w:val="single" w:color="auto" w:sz="4" w:space="0"/>
              <w:right w:val="single" w:color="auto" w:sz="4" w:space="0"/>
            </w:tcBorders>
            <w:shd w:val="clear" w:color="auto" w:fill="auto"/>
            <w:noWrap w:val="0"/>
            <w:tcMar>
              <w:top w:w="60" w:type="dxa"/>
              <w:left w:w="120" w:type="dxa"/>
              <w:bottom w:w="30" w:type="dxa"/>
              <w:right w:w="120" w:type="dxa"/>
            </w:tcMar>
            <w:vAlign w:val="center"/>
          </w:tcPr>
          <w:p w14:paraId="4B44288E">
            <w:pPr>
              <w:spacing w:line="360" w:lineRule="exact"/>
              <w:jc w:val="left"/>
              <w:rPr>
                <w:rFonts w:hint="eastAsia"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bidi="ar"/>
              </w:rPr>
              <w:t>参与合作研发的单位主要工作内容</w:t>
            </w:r>
          </w:p>
        </w:tc>
      </w:tr>
      <w:tr w14:paraId="2F9A978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79" w:type="dxa"/>
            <w:vMerge w:val="continue"/>
            <w:tcBorders>
              <w:left w:val="single" w:color="auto" w:sz="4" w:space="0"/>
              <w:right w:val="single" w:color="auto" w:sz="4" w:space="0"/>
            </w:tcBorders>
            <w:noWrap w:val="0"/>
            <w:tcMar>
              <w:top w:w="60" w:type="dxa"/>
              <w:left w:w="120" w:type="dxa"/>
              <w:bottom w:w="30" w:type="dxa"/>
              <w:right w:w="120" w:type="dxa"/>
            </w:tcMar>
            <w:vAlign w:val="center"/>
          </w:tcPr>
          <w:p w14:paraId="10BB506C">
            <w:pPr>
              <w:spacing w:line="360" w:lineRule="exact"/>
              <w:jc w:val="left"/>
              <w:rPr>
                <w:rFonts w:ascii="仿宋_GB2312" w:hAnsi="仿宋_GB2312" w:eastAsia="仿宋_GB2312" w:cs="仿宋_GB2312"/>
                <w:sz w:val="24"/>
                <w:szCs w:val="24"/>
              </w:rPr>
            </w:pPr>
          </w:p>
        </w:tc>
        <w:tc>
          <w:tcPr>
            <w:tcW w:w="1957" w:type="dxa"/>
            <w:tcBorders>
              <w:top w:val="single" w:color="auto" w:sz="4" w:space="0"/>
              <w:left w:val="single" w:color="auto" w:sz="4" w:space="0"/>
              <w:bottom w:val="single" w:color="auto" w:sz="4" w:space="0"/>
              <w:right w:val="single" w:color="auto" w:sz="4" w:space="0"/>
            </w:tcBorders>
            <w:shd w:val="clear" w:color="auto" w:fill="auto"/>
            <w:noWrap w:val="0"/>
            <w:tcMar>
              <w:top w:w="60" w:type="dxa"/>
              <w:left w:w="120" w:type="dxa"/>
              <w:bottom w:w="30" w:type="dxa"/>
              <w:right w:w="120" w:type="dxa"/>
            </w:tcMar>
            <w:vAlign w:val="center"/>
          </w:tcPr>
          <w:p w14:paraId="1510D9C2">
            <w:pPr>
              <w:spacing w:line="360" w:lineRule="exact"/>
              <w:jc w:val="center"/>
              <w:rPr>
                <w:rFonts w:hint="eastAsia"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bidi="ar"/>
              </w:rPr>
              <w:t>参研单位2</w:t>
            </w:r>
          </w:p>
        </w:tc>
        <w:tc>
          <w:tcPr>
            <w:tcW w:w="5618" w:type="dxa"/>
            <w:tcBorders>
              <w:top w:val="single" w:color="auto" w:sz="4" w:space="0"/>
              <w:left w:val="single" w:color="auto" w:sz="4" w:space="0"/>
              <w:bottom w:val="single" w:color="auto" w:sz="4" w:space="0"/>
              <w:right w:val="single" w:color="auto" w:sz="4" w:space="0"/>
            </w:tcBorders>
            <w:shd w:val="clear" w:color="auto" w:fill="auto"/>
            <w:noWrap w:val="0"/>
            <w:tcMar>
              <w:top w:w="60" w:type="dxa"/>
              <w:left w:w="120" w:type="dxa"/>
              <w:bottom w:w="30" w:type="dxa"/>
              <w:right w:w="120" w:type="dxa"/>
            </w:tcMar>
            <w:vAlign w:val="center"/>
          </w:tcPr>
          <w:p w14:paraId="1B0D649D">
            <w:pPr>
              <w:spacing w:line="360" w:lineRule="exact"/>
              <w:jc w:val="left"/>
              <w:rPr>
                <w:rFonts w:hint="eastAsia"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bidi="ar"/>
              </w:rPr>
              <w:t>参与合作研发的单位2</w:t>
            </w:r>
          </w:p>
        </w:tc>
      </w:tr>
      <w:tr w14:paraId="2C5A087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79" w:type="dxa"/>
            <w:vMerge w:val="continue"/>
            <w:tcBorders>
              <w:left w:val="single" w:color="auto" w:sz="4" w:space="0"/>
              <w:right w:val="single" w:color="auto" w:sz="4" w:space="0"/>
            </w:tcBorders>
            <w:noWrap w:val="0"/>
            <w:tcMar>
              <w:top w:w="60" w:type="dxa"/>
              <w:left w:w="120" w:type="dxa"/>
              <w:bottom w:w="30" w:type="dxa"/>
              <w:right w:w="120" w:type="dxa"/>
            </w:tcMar>
            <w:vAlign w:val="center"/>
          </w:tcPr>
          <w:p w14:paraId="5C60FF4A">
            <w:pPr>
              <w:spacing w:line="360" w:lineRule="exact"/>
              <w:jc w:val="left"/>
              <w:rPr>
                <w:rFonts w:ascii="仿宋_GB2312" w:hAnsi="仿宋_GB2312" w:eastAsia="仿宋_GB2312" w:cs="仿宋_GB2312"/>
                <w:sz w:val="24"/>
                <w:szCs w:val="24"/>
              </w:rPr>
            </w:pPr>
          </w:p>
        </w:tc>
        <w:tc>
          <w:tcPr>
            <w:tcW w:w="1957" w:type="dxa"/>
            <w:tcBorders>
              <w:top w:val="single" w:color="auto" w:sz="4" w:space="0"/>
              <w:left w:val="single" w:color="auto" w:sz="4" w:space="0"/>
              <w:bottom w:val="single" w:color="auto" w:sz="4" w:space="0"/>
              <w:right w:val="single" w:color="auto" w:sz="4" w:space="0"/>
            </w:tcBorders>
            <w:shd w:val="clear" w:color="auto" w:fill="auto"/>
            <w:noWrap w:val="0"/>
            <w:tcMar>
              <w:top w:w="60" w:type="dxa"/>
              <w:left w:w="120" w:type="dxa"/>
              <w:bottom w:w="30" w:type="dxa"/>
              <w:right w:w="120" w:type="dxa"/>
            </w:tcMar>
            <w:vAlign w:val="center"/>
          </w:tcPr>
          <w:p w14:paraId="3F3EF022">
            <w:pPr>
              <w:spacing w:line="360" w:lineRule="exact"/>
              <w:jc w:val="center"/>
              <w:rPr>
                <w:rFonts w:hint="eastAsia"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bidi="ar"/>
              </w:rPr>
              <w:t>主要工作内容1</w:t>
            </w:r>
          </w:p>
        </w:tc>
        <w:tc>
          <w:tcPr>
            <w:tcW w:w="5618" w:type="dxa"/>
            <w:tcBorders>
              <w:top w:val="single" w:color="auto" w:sz="4" w:space="0"/>
              <w:left w:val="single" w:color="auto" w:sz="4" w:space="0"/>
              <w:bottom w:val="single" w:color="auto" w:sz="4" w:space="0"/>
              <w:right w:val="single" w:color="auto" w:sz="4" w:space="0"/>
            </w:tcBorders>
            <w:shd w:val="clear" w:color="auto" w:fill="auto"/>
            <w:noWrap w:val="0"/>
            <w:tcMar>
              <w:top w:w="60" w:type="dxa"/>
              <w:left w:w="120" w:type="dxa"/>
              <w:bottom w:w="30" w:type="dxa"/>
              <w:right w:w="120" w:type="dxa"/>
            </w:tcMar>
            <w:vAlign w:val="center"/>
          </w:tcPr>
          <w:p w14:paraId="10904D53">
            <w:pPr>
              <w:spacing w:line="360" w:lineRule="exact"/>
              <w:jc w:val="left"/>
              <w:rPr>
                <w:rFonts w:hint="eastAsia"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bidi="ar"/>
              </w:rPr>
              <w:t>参与合作研发的单位2主要工作内容</w:t>
            </w:r>
          </w:p>
        </w:tc>
      </w:tr>
      <w:tr w14:paraId="706A4A1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79" w:type="dxa"/>
            <w:vMerge w:val="continue"/>
            <w:tcBorders>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F2AEB6C">
            <w:pPr>
              <w:spacing w:line="360" w:lineRule="exact"/>
              <w:jc w:val="left"/>
              <w:rPr>
                <w:rFonts w:ascii="仿宋_GB2312" w:hAnsi="仿宋_GB2312" w:eastAsia="仿宋_GB2312" w:cs="仿宋_GB2312"/>
                <w:sz w:val="24"/>
                <w:szCs w:val="24"/>
              </w:rPr>
            </w:pPr>
          </w:p>
        </w:tc>
        <w:tc>
          <w:tcPr>
            <w:tcW w:w="1957" w:type="dxa"/>
            <w:tcBorders>
              <w:top w:val="single" w:color="auto" w:sz="4" w:space="0"/>
              <w:left w:val="single" w:color="auto" w:sz="4" w:space="0"/>
              <w:bottom w:val="single" w:color="auto" w:sz="4" w:space="0"/>
              <w:right w:val="single" w:color="auto" w:sz="4" w:space="0"/>
            </w:tcBorders>
            <w:shd w:val="clear" w:color="auto" w:fill="auto"/>
            <w:noWrap w:val="0"/>
            <w:tcMar>
              <w:top w:w="60" w:type="dxa"/>
              <w:left w:w="120" w:type="dxa"/>
              <w:bottom w:w="30" w:type="dxa"/>
              <w:right w:w="120" w:type="dxa"/>
            </w:tcMar>
            <w:vAlign w:val="center"/>
          </w:tcPr>
          <w:p w14:paraId="66F5DCD1">
            <w:pPr>
              <w:spacing w:line="360" w:lineRule="exact"/>
              <w:jc w:val="center"/>
              <w:rPr>
                <w:rFonts w:hint="eastAsia"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bidi="ar"/>
              </w:rPr>
              <w:t>预留参研单位字段</w:t>
            </w:r>
          </w:p>
        </w:tc>
        <w:tc>
          <w:tcPr>
            <w:tcW w:w="5618" w:type="dxa"/>
            <w:tcBorders>
              <w:top w:val="single" w:color="auto" w:sz="4" w:space="0"/>
              <w:left w:val="single" w:color="auto" w:sz="4" w:space="0"/>
              <w:bottom w:val="single" w:color="auto" w:sz="4" w:space="0"/>
              <w:right w:val="single" w:color="auto" w:sz="4" w:space="0"/>
            </w:tcBorders>
            <w:shd w:val="clear" w:color="auto" w:fill="auto"/>
            <w:noWrap w:val="0"/>
            <w:tcMar>
              <w:top w:w="60" w:type="dxa"/>
              <w:left w:w="120" w:type="dxa"/>
              <w:bottom w:w="30" w:type="dxa"/>
              <w:right w:w="120" w:type="dxa"/>
            </w:tcMar>
            <w:vAlign w:val="center"/>
          </w:tcPr>
          <w:p w14:paraId="4AB55FC8">
            <w:pPr>
              <w:spacing w:line="360" w:lineRule="exact"/>
              <w:jc w:val="left"/>
              <w:rPr>
                <w:rFonts w:hint="eastAsia"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bidi="ar"/>
              </w:rPr>
              <w:t>参研单位3、主要内容3……以此类推</w:t>
            </w:r>
          </w:p>
        </w:tc>
      </w:tr>
      <w:tr w14:paraId="15BE541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534" w:hRule="atLeast"/>
        </w:trPr>
        <w:tc>
          <w:tcPr>
            <w:tcW w:w="1079" w:type="dxa"/>
            <w:vMerge w:val="restart"/>
            <w:tcBorders>
              <w:top w:val="single" w:color="auto" w:sz="4" w:space="0"/>
              <w:left w:val="single" w:color="auto" w:sz="4" w:space="0"/>
              <w:right w:val="single" w:color="auto" w:sz="4" w:space="0"/>
            </w:tcBorders>
            <w:noWrap w:val="0"/>
            <w:tcMar>
              <w:top w:w="60" w:type="dxa"/>
              <w:left w:w="120" w:type="dxa"/>
              <w:bottom w:w="30" w:type="dxa"/>
              <w:right w:w="120" w:type="dxa"/>
            </w:tcMar>
            <w:vAlign w:val="center"/>
          </w:tcPr>
          <w:p w14:paraId="57B5F661">
            <w:pPr>
              <w:spacing w:line="360" w:lineRule="exact"/>
              <w:jc w:val="center"/>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技术团队</w:t>
            </w:r>
          </w:p>
        </w:tc>
        <w:tc>
          <w:tcPr>
            <w:tcW w:w="195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2FB35DBA">
            <w:pPr>
              <w:spacing w:line="360" w:lineRule="exact"/>
              <w:jc w:val="center"/>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项目负责人</w:t>
            </w:r>
          </w:p>
        </w:tc>
        <w:tc>
          <w:tcPr>
            <w:tcW w:w="561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6FB76634">
            <w:pPr>
              <w:widowControl/>
              <w:spacing w:line="360" w:lineRule="exact"/>
              <w:jc w:val="left"/>
              <w:rPr>
                <w:rFonts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项目负责人姓名及工号</w:t>
            </w:r>
          </w:p>
        </w:tc>
      </w:tr>
      <w:tr w14:paraId="27EA687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534" w:hRule="atLeast"/>
        </w:trPr>
        <w:tc>
          <w:tcPr>
            <w:tcW w:w="1079" w:type="dxa"/>
            <w:vMerge w:val="continue"/>
            <w:tcBorders>
              <w:left w:val="single" w:color="auto" w:sz="4" w:space="0"/>
              <w:right w:val="single" w:color="auto" w:sz="4" w:space="0"/>
            </w:tcBorders>
            <w:noWrap w:val="0"/>
            <w:tcMar>
              <w:top w:w="60" w:type="dxa"/>
              <w:left w:w="120" w:type="dxa"/>
              <w:bottom w:w="30" w:type="dxa"/>
              <w:right w:w="120" w:type="dxa"/>
            </w:tcMar>
            <w:vAlign w:val="center"/>
          </w:tcPr>
          <w:p w14:paraId="27B6127C">
            <w:pPr>
              <w:spacing w:line="360" w:lineRule="exact"/>
              <w:jc w:val="center"/>
              <w:rPr>
                <w:rFonts w:hint="eastAsia" w:ascii="仿宋_GB2312" w:hAnsi="仿宋_GB2312" w:eastAsia="仿宋_GB2312" w:cs="仿宋_GB2312"/>
                <w:sz w:val="24"/>
                <w:szCs w:val="24"/>
                <w:lang w:bidi="ar"/>
              </w:rPr>
            </w:pPr>
          </w:p>
        </w:tc>
        <w:tc>
          <w:tcPr>
            <w:tcW w:w="195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4DEA7EF5">
            <w:pPr>
              <w:spacing w:line="360" w:lineRule="exact"/>
              <w:jc w:val="center"/>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技术负责人</w:t>
            </w:r>
          </w:p>
        </w:tc>
        <w:tc>
          <w:tcPr>
            <w:tcW w:w="561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4F8CC6F0">
            <w:pPr>
              <w:spacing w:line="360" w:lineRule="exact"/>
              <w:jc w:val="both"/>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技术负责人姓名及工号</w:t>
            </w:r>
          </w:p>
        </w:tc>
      </w:tr>
      <w:tr w14:paraId="6897143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534" w:hRule="atLeast"/>
        </w:trPr>
        <w:tc>
          <w:tcPr>
            <w:tcW w:w="1079" w:type="dxa"/>
            <w:vMerge w:val="continue"/>
            <w:tcBorders>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0791C1BE">
            <w:pPr>
              <w:spacing w:line="360" w:lineRule="exact"/>
              <w:jc w:val="center"/>
              <w:rPr>
                <w:rFonts w:hint="eastAsia" w:ascii="仿宋_GB2312" w:hAnsi="仿宋_GB2312" w:eastAsia="仿宋_GB2312" w:cs="仿宋_GB2312"/>
                <w:sz w:val="24"/>
                <w:szCs w:val="24"/>
                <w:lang w:bidi="ar"/>
              </w:rPr>
            </w:pPr>
          </w:p>
        </w:tc>
        <w:tc>
          <w:tcPr>
            <w:tcW w:w="195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25743EFB">
            <w:pPr>
              <w:spacing w:line="360" w:lineRule="exact"/>
              <w:jc w:val="center"/>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项目主管</w:t>
            </w:r>
          </w:p>
        </w:tc>
        <w:tc>
          <w:tcPr>
            <w:tcW w:w="561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0BC1277B">
            <w:pPr>
              <w:spacing w:line="360" w:lineRule="exact"/>
              <w:jc w:val="both"/>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项目主管姓名及工号</w:t>
            </w:r>
          </w:p>
        </w:tc>
      </w:tr>
      <w:tr w14:paraId="45A8FFC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534" w:hRule="atLeast"/>
        </w:trPr>
        <w:tc>
          <w:tcPr>
            <w:tcW w:w="1079" w:type="dxa"/>
            <w:vMerge w:val="restart"/>
            <w:tcBorders>
              <w:left w:val="single" w:color="auto" w:sz="4" w:space="0"/>
              <w:right w:val="single" w:color="auto" w:sz="4" w:space="0"/>
            </w:tcBorders>
            <w:noWrap w:val="0"/>
            <w:tcMar>
              <w:top w:w="60" w:type="dxa"/>
              <w:left w:w="120" w:type="dxa"/>
              <w:bottom w:w="30" w:type="dxa"/>
              <w:right w:w="120" w:type="dxa"/>
            </w:tcMar>
            <w:vAlign w:val="center"/>
          </w:tcPr>
          <w:p w14:paraId="7F66717E">
            <w:pPr>
              <w:spacing w:line="360" w:lineRule="exact"/>
              <w:jc w:val="center"/>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责任专家</w:t>
            </w:r>
          </w:p>
        </w:tc>
        <w:tc>
          <w:tcPr>
            <w:tcW w:w="195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17C703C0">
            <w:pPr>
              <w:spacing w:line="360" w:lineRule="exact"/>
              <w:jc w:val="center"/>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一级总师</w:t>
            </w:r>
          </w:p>
        </w:tc>
        <w:tc>
          <w:tcPr>
            <w:tcW w:w="561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5F90C38">
            <w:pPr>
              <w:spacing w:line="360" w:lineRule="exact"/>
              <w:jc w:val="both"/>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一级总师姓名及工号</w:t>
            </w:r>
          </w:p>
        </w:tc>
      </w:tr>
      <w:tr w14:paraId="1D8CCC0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534" w:hRule="atLeast"/>
        </w:trPr>
        <w:tc>
          <w:tcPr>
            <w:tcW w:w="1079" w:type="dxa"/>
            <w:vMerge w:val="continue"/>
            <w:tcBorders>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4E459465">
            <w:pPr>
              <w:spacing w:line="360" w:lineRule="exact"/>
              <w:jc w:val="center"/>
              <w:rPr>
                <w:rFonts w:hint="eastAsia" w:ascii="仿宋_GB2312" w:hAnsi="仿宋_GB2312" w:eastAsia="仿宋_GB2312" w:cs="仿宋_GB2312"/>
                <w:sz w:val="24"/>
                <w:szCs w:val="24"/>
                <w:lang w:bidi="ar"/>
              </w:rPr>
            </w:pPr>
          </w:p>
        </w:tc>
        <w:tc>
          <w:tcPr>
            <w:tcW w:w="195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0F46FCF6">
            <w:pPr>
              <w:spacing w:line="360" w:lineRule="exact"/>
              <w:jc w:val="center"/>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二级总师</w:t>
            </w:r>
          </w:p>
        </w:tc>
        <w:tc>
          <w:tcPr>
            <w:tcW w:w="561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6FBA1D61">
            <w:pPr>
              <w:spacing w:line="360" w:lineRule="exact"/>
              <w:jc w:val="both"/>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二级总师姓名及工号</w:t>
            </w:r>
          </w:p>
        </w:tc>
      </w:tr>
      <w:tr w14:paraId="365E7AA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534" w:hRule="atLeast"/>
        </w:trPr>
        <w:tc>
          <w:tcPr>
            <w:tcW w:w="1079" w:type="dxa"/>
            <w:vMerge w:val="restart"/>
            <w:tcBorders>
              <w:left w:val="single" w:color="auto" w:sz="4" w:space="0"/>
              <w:right w:val="single" w:color="auto" w:sz="4" w:space="0"/>
            </w:tcBorders>
            <w:noWrap w:val="0"/>
            <w:tcMar>
              <w:top w:w="60" w:type="dxa"/>
              <w:left w:w="120" w:type="dxa"/>
              <w:bottom w:w="30" w:type="dxa"/>
              <w:right w:w="120" w:type="dxa"/>
            </w:tcMar>
            <w:vAlign w:val="center"/>
          </w:tcPr>
          <w:p w14:paraId="2B22CDC9">
            <w:pPr>
              <w:spacing w:line="360" w:lineRule="exact"/>
              <w:jc w:val="center"/>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管理团队</w:t>
            </w:r>
          </w:p>
        </w:tc>
        <w:tc>
          <w:tcPr>
            <w:tcW w:w="195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2877ED83">
            <w:pPr>
              <w:spacing w:line="360" w:lineRule="exact"/>
              <w:jc w:val="center"/>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总部处室处长</w:t>
            </w:r>
          </w:p>
        </w:tc>
        <w:tc>
          <w:tcPr>
            <w:tcW w:w="561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ECAB91D">
            <w:pPr>
              <w:spacing w:line="360" w:lineRule="exact"/>
              <w:jc w:val="both"/>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总部处室处长姓名及工号</w:t>
            </w:r>
          </w:p>
        </w:tc>
      </w:tr>
      <w:tr w14:paraId="2869905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534" w:hRule="atLeast"/>
        </w:trPr>
        <w:tc>
          <w:tcPr>
            <w:tcW w:w="1079" w:type="dxa"/>
            <w:vMerge w:val="continue"/>
            <w:tcBorders>
              <w:left w:val="single" w:color="auto" w:sz="4" w:space="0"/>
              <w:right w:val="single" w:color="auto" w:sz="4" w:space="0"/>
            </w:tcBorders>
            <w:noWrap w:val="0"/>
            <w:tcMar>
              <w:top w:w="60" w:type="dxa"/>
              <w:left w:w="120" w:type="dxa"/>
              <w:bottom w:w="30" w:type="dxa"/>
              <w:right w:w="120" w:type="dxa"/>
            </w:tcMar>
            <w:vAlign w:val="center"/>
          </w:tcPr>
          <w:p w14:paraId="46A5EB39">
            <w:pPr>
              <w:spacing w:line="360" w:lineRule="exact"/>
              <w:jc w:val="center"/>
              <w:rPr>
                <w:rFonts w:hint="eastAsia" w:ascii="仿宋_GB2312" w:hAnsi="仿宋_GB2312" w:eastAsia="仿宋_GB2312" w:cs="仿宋_GB2312"/>
                <w:sz w:val="24"/>
                <w:szCs w:val="24"/>
                <w:lang w:bidi="ar"/>
              </w:rPr>
            </w:pPr>
          </w:p>
        </w:tc>
        <w:tc>
          <w:tcPr>
            <w:tcW w:w="195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7E90A73B">
            <w:pPr>
              <w:spacing w:line="360" w:lineRule="exact"/>
              <w:jc w:val="center"/>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总部处室主管</w:t>
            </w:r>
          </w:p>
        </w:tc>
        <w:tc>
          <w:tcPr>
            <w:tcW w:w="561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1A813DC9">
            <w:pPr>
              <w:spacing w:line="360" w:lineRule="exact"/>
              <w:jc w:val="both"/>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总部处室主管姓名及工号</w:t>
            </w:r>
          </w:p>
        </w:tc>
      </w:tr>
      <w:tr w14:paraId="04606EC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534" w:hRule="atLeast"/>
        </w:trPr>
        <w:tc>
          <w:tcPr>
            <w:tcW w:w="1079" w:type="dxa"/>
            <w:vMerge w:val="continue"/>
            <w:tcBorders>
              <w:left w:val="single" w:color="auto" w:sz="4" w:space="0"/>
              <w:right w:val="single" w:color="auto" w:sz="4" w:space="0"/>
            </w:tcBorders>
            <w:noWrap w:val="0"/>
            <w:tcMar>
              <w:top w:w="60" w:type="dxa"/>
              <w:left w:w="120" w:type="dxa"/>
              <w:bottom w:w="30" w:type="dxa"/>
              <w:right w:w="120" w:type="dxa"/>
            </w:tcMar>
            <w:vAlign w:val="center"/>
          </w:tcPr>
          <w:p w14:paraId="5F4681E8">
            <w:pPr>
              <w:spacing w:line="360" w:lineRule="exact"/>
              <w:jc w:val="center"/>
              <w:rPr>
                <w:rFonts w:hint="eastAsia" w:ascii="仿宋_GB2312" w:hAnsi="仿宋_GB2312" w:eastAsia="仿宋_GB2312" w:cs="仿宋_GB2312"/>
                <w:sz w:val="24"/>
                <w:szCs w:val="24"/>
                <w:lang w:bidi="ar"/>
              </w:rPr>
            </w:pPr>
          </w:p>
        </w:tc>
        <w:tc>
          <w:tcPr>
            <w:tcW w:w="195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BDA6B60">
            <w:pPr>
              <w:spacing w:line="360" w:lineRule="exact"/>
              <w:jc w:val="center"/>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单位科技部长</w:t>
            </w:r>
          </w:p>
        </w:tc>
        <w:tc>
          <w:tcPr>
            <w:tcW w:w="561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00CBC7F3">
            <w:pPr>
              <w:spacing w:line="360" w:lineRule="exact"/>
              <w:jc w:val="both"/>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单位科技部长姓名及工号</w:t>
            </w:r>
          </w:p>
        </w:tc>
      </w:tr>
      <w:tr w14:paraId="4B4E5B1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534" w:hRule="atLeast"/>
        </w:trPr>
        <w:tc>
          <w:tcPr>
            <w:tcW w:w="1079" w:type="dxa"/>
            <w:vMerge w:val="continue"/>
            <w:tcBorders>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06DA81D">
            <w:pPr>
              <w:spacing w:line="360" w:lineRule="exact"/>
              <w:jc w:val="center"/>
              <w:rPr>
                <w:rFonts w:hint="eastAsia" w:ascii="仿宋_GB2312" w:hAnsi="仿宋_GB2312" w:eastAsia="仿宋_GB2312" w:cs="仿宋_GB2312"/>
                <w:sz w:val="24"/>
                <w:szCs w:val="24"/>
                <w:lang w:bidi="ar"/>
              </w:rPr>
            </w:pPr>
          </w:p>
        </w:tc>
        <w:tc>
          <w:tcPr>
            <w:tcW w:w="195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2B7CDCB">
            <w:pPr>
              <w:spacing w:line="360" w:lineRule="exact"/>
              <w:jc w:val="center"/>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单位科技主管</w:t>
            </w:r>
          </w:p>
        </w:tc>
        <w:tc>
          <w:tcPr>
            <w:tcW w:w="561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762D94EA">
            <w:pPr>
              <w:spacing w:line="360" w:lineRule="exact"/>
              <w:jc w:val="both"/>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单位科技主管姓名及工号</w:t>
            </w:r>
          </w:p>
        </w:tc>
      </w:tr>
      <w:tr w14:paraId="2476D2D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534" w:hRule="atLeast"/>
        </w:trPr>
        <w:tc>
          <w:tcPr>
            <w:tcW w:w="1079" w:type="dxa"/>
            <w:vMerge w:val="restart"/>
            <w:tcBorders>
              <w:left w:val="single" w:color="auto" w:sz="4" w:space="0"/>
              <w:right w:val="single" w:color="auto" w:sz="4" w:space="0"/>
            </w:tcBorders>
            <w:noWrap w:val="0"/>
            <w:tcMar>
              <w:top w:w="60" w:type="dxa"/>
              <w:left w:w="120" w:type="dxa"/>
              <w:bottom w:w="30" w:type="dxa"/>
              <w:right w:w="120" w:type="dxa"/>
            </w:tcMar>
            <w:vAlign w:val="center"/>
          </w:tcPr>
          <w:p w14:paraId="5A2724F6">
            <w:pPr>
              <w:spacing w:line="360" w:lineRule="exact"/>
              <w:jc w:val="center"/>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财务团队</w:t>
            </w:r>
          </w:p>
        </w:tc>
        <w:tc>
          <w:tcPr>
            <w:tcW w:w="195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19B4493C">
            <w:pPr>
              <w:spacing w:line="360" w:lineRule="exact"/>
              <w:jc w:val="center"/>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总部财务主管</w:t>
            </w:r>
          </w:p>
        </w:tc>
        <w:tc>
          <w:tcPr>
            <w:tcW w:w="561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4AF3B312">
            <w:pPr>
              <w:spacing w:line="360" w:lineRule="exact"/>
              <w:jc w:val="both"/>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总部财务主管姓名及工号</w:t>
            </w:r>
          </w:p>
        </w:tc>
      </w:tr>
      <w:tr w14:paraId="2B3340E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534" w:hRule="atLeast"/>
        </w:trPr>
        <w:tc>
          <w:tcPr>
            <w:tcW w:w="1079" w:type="dxa"/>
            <w:vMerge w:val="continue"/>
            <w:tcBorders>
              <w:left w:val="single" w:color="auto" w:sz="4" w:space="0"/>
              <w:right w:val="single" w:color="auto" w:sz="4" w:space="0"/>
            </w:tcBorders>
            <w:noWrap w:val="0"/>
            <w:tcMar>
              <w:top w:w="60" w:type="dxa"/>
              <w:left w:w="120" w:type="dxa"/>
              <w:bottom w:w="30" w:type="dxa"/>
              <w:right w:w="120" w:type="dxa"/>
            </w:tcMar>
            <w:vAlign w:val="center"/>
          </w:tcPr>
          <w:p w14:paraId="79BEA2DB">
            <w:pPr>
              <w:spacing w:line="360" w:lineRule="exact"/>
              <w:jc w:val="center"/>
              <w:rPr>
                <w:rFonts w:hint="eastAsia" w:ascii="仿宋_GB2312" w:hAnsi="仿宋_GB2312" w:eastAsia="仿宋_GB2312" w:cs="仿宋_GB2312"/>
                <w:sz w:val="24"/>
                <w:szCs w:val="24"/>
                <w:lang w:bidi="ar"/>
              </w:rPr>
            </w:pPr>
          </w:p>
        </w:tc>
        <w:tc>
          <w:tcPr>
            <w:tcW w:w="195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23FCF70B">
            <w:pPr>
              <w:spacing w:line="360" w:lineRule="exact"/>
              <w:jc w:val="center"/>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单位财务部长</w:t>
            </w:r>
          </w:p>
        </w:tc>
        <w:tc>
          <w:tcPr>
            <w:tcW w:w="561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5A33E273">
            <w:pPr>
              <w:spacing w:line="360" w:lineRule="exact"/>
              <w:jc w:val="both"/>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单位财务部长姓名及工号</w:t>
            </w:r>
          </w:p>
        </w:tc>
      </w:tr>
      <w:tr w14:paraId="4331CB6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534" w:hRule="atLeast"/>
        </w:trPr>
        <w:tc>
          <w:tcPr>
            <w:tcW w:w="1079" w:type="dxa"/>
            <w:vMerge w:val="continue"/>
            <w:tcBorders>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E84CD96">
            <w:pPr>
              <w:spacing w:line="360" w:lineRule="exact"/>
              <w:jc w:val="center"/>
              <w:rPr>
                <w:rFonts w:hint="eastAsia" w:ascii="仿宋_GB2312" w:hAnsi="仿宋_GB2312" w:eastAsia="仿宋_GB2312" w:cs="仿宋_GB2312"/>
                <w:sz w:val="24"/>
                <w:szCs w:val="24"/>
                <w:lang w:bidi="ar"/>
              </w:rPr>
            </w:pPr>
          </w:p>
        </w:tc>
        <w:tc>
          <w:tcPr>
            <w:tcW w:w="195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35462EA">
            <w:pPr>
              <w:spacing w:line="360" w:lineRule="exact"/>
              <w:jc w:val="center"/>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单位财务主管</w:t>
            </w:r>
          </w:p>
        </w:tc>
        <w:tc>
          <w:tcPr>
            <w:tcW w:w="561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2D451E24">
            <w:pPr>
              <w:spacing w:line="360" w:lineRule="exact"/>
              <w:jc w:val="both"/>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单位财务主管姓名及工号</w:t>
            </w:r>
          </w:p>
        </w:tc>
      </w:tr>
      <w:tr w14:paraId="366546F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534" w:hRule="atLeast"/>
        </w:trPr>
        <w:tc>
          <w:tcPr>
            <w:tcW w:w="1079" w:type="dxa"/>
            <w:vMerge w:val="restart"/>
            <w:tcBorders>
              <w:left w:val="single" w:color="auto" w:sz="4" w:space="0"/>
              <w:right w:val="single" w:color="auto" w:sz="4" w:space="0"/>
            </w:tcBorders>
            <w:noWrap w:val="0"/>
            <w:tcMar>
              <w:top w:w="60" w:type="dxa"/>
              <w:left w:w="120" w:type="dxa"/>
              <w:bottom w:w="30" w:type="dxa"/>
              <w:right w:w="120" w:type="dxa"/>
            </w:tcMar>
            <w:vAlign w:val="center"/>
          </w:tcPr>
          <w:p w14:paraId="7649DE9F">
            <w:pPr>
              <w:spacing w:line="360" w:lineRule="exact"/>
              <w:jc w:val="center"/>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科研年度目标及计划</w:t>
            </w:r>
          </w:p>
        </w:tc>
        <w:tc>
          <w:tcPr>
            <w:tcW w:w="195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74648108">
            <w:pPr>
              <w:spacing w:line="360" w:lineRule="exact"/>
              <w:jc w:val="center"/>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年度目标</w:t>
            </w:r>
          </w:p>
        </w:tc>
        <w:tc>
          <w:tcPr>
            <w:tcW w:w="561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6A95F548">
            <w:pPr>
              <w:spacing w:line="360" w:lineRule="exact"/>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当年需要完成的研发任务内容</w:t>
            </w:r>
          </w:p>
        </w:tc>
      </w:tr>
      <w:tr w14:paraId="08638ED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534" w:hRule="atLeast"/>
        </w:trPr>
        <w:tc>
          <w:tcPr>
            <w:tcW w:w="1079" w:type="dxa"/>
            <w:vMerge w:val="continue"/>
            <w:tcBorders>
              <w:left w:val="single" w:color="auto" w:sz="4" w:space="0"/>
              <w:right w:val="single" w:color="auto" w:sz="4" w:space="0"/>
            </w:tcBorders>
            <w:noWrap w:val="0"/>
            <w:tcMar>
              <w:top w:w="60" w:type="dxa"/>
              <w:left w:w="120" w:type="dxa"/>
              <w:bottom w:w="30" w:type="dxa"/>
              <w:right w:w="120" w:type="dxa"/>
            </w:tcMar>
            <w:vAlign w:val="center"/>
          </w:tcPr>
          <w:p w14:paraId="0DE0EB44">
            <w:pPr>
              <w:spacing w:line="360" w:lineRule="exact"/>
              <w:jc w:val="center"/>
              <w:rPr>
                <w:rFonts w:hint="eastAsia" w:ascii="仿宋_GB2312" w:hAnsi="仿宋_GB2312" w:eastAsia="仿宋_GB2312" w:cs="仿宋_GB2312"/>
                <w:sz w:val="24"/>
                <w:szCs w:val="24"/>
                <w:lang w:bidi="ar"/>
              </w:rPr>
            </w:pPr>
          </w:p>
        </w:tc>
        <w:tc>
          <w:tcPr>
            <w:tcW w:w="195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21EA6C7A">
            <w:pPr>
              <w:spacing w:line="360" w:lineRule="exact"/>
              <w:jc w:val="center"/>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计划内容</w:t>
            </w:r>
          </w:p>
        </w:tc>
        <w:tc>
          <w:tcPr>
            <w:tcW w:w="561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108BC3D9">
            <w:pPr>
              <w:spacing w:line="360" w:lineRule="exact"/>
              <w:rPr>
                <w:rFonts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具体计划条目</w:t>
            </w:r>
          </w:p>
        </w:tc>
      </w:tr>
      <w:tr w14:paraId="3433E65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534" w:hRule="atLeast"/>
        </w:trPr>
        <w:tc>
          <w:tcPr>
            <w:tcW w:w="1079" w:type="dxa"/>
            <w:vMerge w:val="continue"/>
            <w:tcBorders>
              <w:left w:val="single" w:color="auto" w:sz="4" w:space="0"/>
              <w:right w:val="single" w:color="auto" w:sz="4" w:space="0"/>
            </w:tcBorders>
            <w:noWrap w:val="0"/>
            <w:tcMar>
              <w:top w:w="60" w:type="dxa"/>
              <w:left w:w="120" w:type="dxa"/>
              <w:bottom w:w="30" w:type="dxa"/>
              <w:right w:w="120" w:type="dxa"/>
            </w:tcMar>
            <w:vAlign w:val="center"/>
          </w:tcPr>
          <w:p w14:paraId="70EBCADD">
            <w:pPr>
              <w:spacing w:line="360" w:lineRule="exact"/>
              <w:jc w:val="center"/>
              <w:rPr>
                <w:rFonts w:hint="eastAsia" w:ascii="仿宋_GB2312" w:hAnsi="仿宋_GB2312" w:eastAsia="仿宋_GB2312" w:cs="仿宋_GB2312"/>
                <w:sz w:val="24"/>
                <w:szCs w:val="24"/>
                <w:lang w:bidi="ar"/>
              </w:rPr>
            </w:pPr>
          </w:p>
        </w:tc>
        <w:tc>
          <w:tcPr>
            <w:tcW w:w="195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54BC598B">
            <w:pPr>
              <w:spacing w:line="360" w:lineRule="exact"/>
              <w:jc w:val="center"/>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完成时间</w:t>
            </w:r>
          </w:p>
        </w:tc>
        <w:tc>
          <w:tcPr>
            <w:tcW w:w="561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561C6272">
            <w:pPr>
              <w:spacing w:line="360" w:lineRule="exact"/>
              <w:rPr>
                <w:rFonts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计划提交完成全部审批流程时间</w:t>
            </w:r>
          </w:p>
        </w:tc>
      </w:tr>
      <w:tr w14:paraId="1C3AF42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534" w:hRule="atLeast"/>
        </w:trPr>
        <w:tc>
          <w:tcPr>
            <w:tcW w:w="1079" w:type="dxa"/>
            <w:vMerge w:val="continue"/>
            <w:tcBorders>
              <w:left w:val="single" w:color="auto" w:sz="4" w:space="0"/>
              <w:right w:val="single" w:color="auto" w:sz="4" w:space="0"/>
            </w:tcBorders>
            <w:noWrap w:val="0"/>
            <w:tcMar>
              <w:top w:w="60" w:type="dxa"/>
              <w:left w:w="120" w:type="dxa"/>
              <w:bottom w:w="30" w:type="dxa"/>
              <w:right w:w="120" w:type="dxa"/>
            </w:tcMar>
            <w:vAlign w:val="center"/>
          </w:tcPr>
          <w:p w14:paraId="163AC3B8">
            <w:pPr>
              <w:spacing w:line="360" w:lineRule="exact"/>
              <w:jc w:val="center"/>
              <w:rPr>
                <w:rFonts w:hint="eastAsia" w:ascii="仿宋_GB2312" w:hAnsi="仿宋_GB2312" w:eastAsia="仿宋_GB2312" w:cs="仿宋_GB2312"/>
                <w:sz w:val="24"/>
                <w:szCs w:val="24"/>
                <w:lang w:bidi="ar"/>
              </w:rPr>
            </w:pPr>
          </w:p>
        </w:tc>
        <w:tc>
          <w:tcPr>
            <w:tcW w:w="195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4AFB83CF">
            <w:pPr>
              <w:spacing w:line="360" w:lineRule="exact"/>
              <w:jc w:val="center"/>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完成情况</w:t>
            </w:r>
          </w:p>
        </w:tc>
        <w:tc>
          <w:tcPr>
            <w:tcW w:w="561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751E14A6">
            <w:pPr>
              <w:spacing w:line="360" w:lineRule="exact"/>
              <w:rPr>
                <w:rFonts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已完成、进行中、已超期</w:t>
            </w:r>
          </w:p>
        </w:tc>
      </w:tr>
      <w:tr w14:paraId="17BF603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534" w:hRule="atLeast"/>
        </w:trPr>
        <w:tc>
          <w:tcPr>
            <w:tcW w:w="1079" w:type="dxa"/>
            <w:vMerge w:val="continue"/>
            <w:tcBorders>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5756D4F1">
            <w:pPr>
              <w:spacing w:line="360" w:lineRule="exact"/>
              <w:jc w:val="center"/>
              <w:rPr>
                <w:rFonts w:hint="eastAsia" w:ascii="仿宋_GB2312" w:hAnsi="仿宋_GB2312" w:eastAsia="仿宋_GB2312" w:cs="仿宋_GB2312"/>
                <w:sz w:val="24"/>
                <w:szCs w:val="24"/>
                <w:lang w:bidi="ar"/>
              </w:rPr>
            </w:pPr>
          </w:p>
        </w:tc>
        <w:tc>
          <w:tcPr>
            <w:tcW w:w="195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A43E05E">
            <w:pPr>
              <w:spacing w:line="360" w:lineRule="exact"/>
              <w:jc w:val="center"/>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计划完成状态</w:t>
            </w:r>
          </w:p>
        </w:tc>
        <w:tc>
          <w:tcPr>
            <w:tcW w:w="561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75D737E8">
            <w:pPr>
              <w:spacing w:line="360" w:lineRule="exact"/>
              <w:rPr>
                <w:rFonts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显示对应颜色标识。绿色：计划已完成；蓝色：计划正在正常进行中（距离到期&gt;30天）；黄色：计划正在正常进行中且距离到期≤30天；红色：计划已超期</w:t>
            </w:r>
          </w:p>
        </w:tc>
      </w:tr>
      <w:tr w14:paraId="2899AB3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79" w:type="dxa"/>
            <w:vMerge w:val="restart"/>
            <w:tcBorders>
              <w:top w:val="single" w:color="auto" w:sz="4" w:space="0"/>
              <w:left w:val="single" w:color="auto" w:sz="4" w:space="0"/>
              <w:right w:val="single" w:color="auto" w:sz="4" w:space="0"/>
            </w:tcBorders>
            <w:noWrap w:val="0"/>
            <w:tcMar>
              <w:top w:w="60" w:type="dxa"/>
              <w:left w:w="120" w:type="dxa"/>
              <w:bottom w:w="30" w:type="dxa"/>
              <w:right w:w="120" w:type="dxa"/>
            </w:tcMar>
            <w:vAlign w:val="center"/>
          </w:tcPr>
          <w:p w14:paraId="705144C0">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lang w:bidi="ar"/>
              </w:rPr>
              <w:t>科研经费情况</w:t>
            </w:r>
          </w:p>
        </w:tc>
        <w:tc>
          <w:tcPr>
            <w:tcW w:w="195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25A0A02F">
            <w:pPr>
              <w:spacing w:line="360" w:lineRule="exact"/>
              <w:jc w:val="center"/>
              <w:rPr>
                <w:rFonts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总经费</w:t>
            </w:r>
          </w:p>
        </w:tc>
        <w:tc>
          <w:tcPr>
            <w:tcW w:w="561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414AADA5">
            <w:pPr>
              <w:spacing w:line="360" w:lineRule="exact"/>
              <w:jc w:val="left"/>
              <w:rPr>
                <w:rFonts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项目整体立项批复经费数，单位：万元</w:t>
            </w:r>
          </w:p>
        </w:tc>
      </w:tr>
      <w:tr w14:paraId="434EB58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79" w:type="dxa"/>
            <w:vMerge w:val="continue"/>
            <w:tcBorders>
              <w:left w:val="single" w:color="auto" w:sz="4" w:space="0"/>
              <w:right w:val="single" w:color="auto" w:sz="4" w:space="0"/>
            </w:tcBorders>
            <w:noWrap w:val="0"/>
            <w:tcMar>
              <w:top w:w="60" w:type="dxa"/>
              <w:left w:w="120" w:type="dxa"/>
              <w:bottom w:w="30" w:type="dxa"/>
              <w:right w:w="120" w:type="dxa"/>
            </w:tcMar>
            <w:vAlign w:val="center"/>
          </w:tcPr>
          <w:p w14:paraId="5ADBA3AF">
            <w:pPr>
              <w:spacing w:line="360" w:lineRule="exact"/>
              <w:jc w:val="left"/>
              <w:rPr>
                <w:rFonts w:ascii="仿宋_GB2312" w:hAnsi="仿宋_GB2312" w:eastAsia="仿宋_GB2312" w:cs="仿宋_GB2312"/>
                <w:sz w:val="24"/>
                <w:szCs w:val="24"/>
              </w:rPr>
            </w:pPr>
          </w:p>
        </w:tc>
        <w:tc>
          <w:tcPr>
            <w:tcW w:w="195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5987036C">
            <w:pPr>
              <w:spacing w:line="360" w:lineRule="exact"/>
              <w:jc w:val="center"/>
              <w:rPr>
                <w:rFonts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国拨经费</w:t>
            </w:r>
          </w:p>
        </w:tc>
        <w:tc>
          <w:tcPr>
            <w:tcW w:w="561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005C7AE3">
            <w:pPr>
              <w:spacing w:line="360" w:lineRule="exact"/>
              <w:jc w:val="left"/>
              <w:rPr>
                <w:rFonts w:hint="eastAsia" w:ascii="仿宋_GB2312" w:hAnsi="仿宋_GB2312" w:eastAsia="仿宋_GB2312" w:cs="仿宋_GB2312"/>
                <w:sz w:val="24"/>
                <w:szCs w:val="24"/>
                <w:lang w:eastAsia="zh-CN" w:bidi="ar"/>
              </w:rPr>
            </w:pPr>
            <w:r>
              <w:rPr>
                <w:rFonts w:hint="eastAsia" w:ascii="仿宋_GB2312" w:hAnsi="仿宋_GB2312" w:eastAsia="仿宋_GB2312" w:cs="仿宋_GB2312"/>
                <w:sz w:val="24"/>
                <w:szCs w:val="24"/>
                <w:lang w:bidi="ar"/>
              </w:rPr>
              <w:t>项目整体立项批复</w:t>
            </w:r>
            <w:r>
              <w:rPr>
                <w:rFonts w:hint="eastAsia" w:ascii="仿宋_GB2312" w:hAnsi="仿宋_GB2312" w:eastAsia="仿宋_GB2312" w:cs="仿宋_GB2312"/>
                <w:sz w:val="24"/>
                <w:szCs w:val="24"/>
                <w:lang w:eastAsia="zh-CN" w:bidi="ar"/>
              </w:rPr>
              <w:t>国拨经费数</w:t>
            </w:r>
            <w:r>
              <w:rPr>
                <w:rFonts w:hint="eastAsia" w:ascii="仿宋_GB2312" w:hAnsi="仿宋_GB2312" w:eastAsia="仿宋_GB2312" w:cs="仿宋_GB2312"/>
                <w:sz w:val="24"/>
                <w:szCs w:val="24"/>
                <w:lang w:bidi="ar"/>
              </w:rPr>
              <w:t>，单位：万元</w:t>
            </w:r>
          </w:p>
        </w:tc>
      </w:tr>
      <w:tr w14:paraId="3625FFD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79" w:type="dxa"/>
            <w:vMerge w:val="continue"/>
            <w:tcBorders>
              <w:left w:val="single" w:color="auto" w:sz="4" w:space="0"/>
              <w:right w:val="single" w:color="auto" w:sz="4" w:space="0"/>
            </w:tcBorders>
            <w:noWrap w:val="0"/>
            <w:tcMar>
              <w:top w:w="60" w:type="dxa"/>
              <w:left w:w="120" w:type="dxa"/>
              <w:bottom w:w="30" w:type="dxa"/>
              <w:right w:w="120" w:type="dxa"/>
            </w:tcMar>
            <w:vAlign w:val="center"/>
          </w:tcPr>
          <w:p w14:paraId="61B8ED2F">
            <w:pPr>
              <w:spacing w:line="360" w:lineRule="exact"/>
              <w:jc w:val="left"/>
              <w:rPr>
                <w:rFonts w:ascii="仿宋_GB2312" w:hAnsi="仿宋_GB2312" w:eastAsia="仿宋_GB2312" w:cs="仿宋_GB2312"/>
                <w:sz w:val="24"/>
                <w:szCs w:val="24"/>
              </w:rPr>
            </w:pPr>
          </w:p>
        </w:tc>
        <w:tc>
          <w:tcPr>
            <w:tcW w:w="195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653FAF38">
            <w:pPr>
              <w:spacing w:line="360" w:lineRule="exact"/>
              <w:jc w:val="center"/>
              <w:rPr>
                <w:rFonts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其中商飞内部单位国拨经费</w:t>
            </w:r>
          </w:p>
        </w:tc>
        <w:tc>
          <w:tcPr>
            <w:tcW w:w="561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02D3C657">
            <w:pPr>
              <w:spacing w:line="360" w:lineRule="exact"/>
              <w:jc w:val="left"/>
              <w:rPr>
                <w:rFonts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项目整体立项批复国拨经费数中商飞内部兄弟单位的国拨数，单位：万元</w:t>
            </w:r>
          </w:p>
        </w:tc>
      </w:tr>
      <w:tr w14:paraId="7658BDC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90" w:hRule="atLeast"/>
        </w:trPr>
        <w:tc>
          <w:tcPr>
            <w:tcW w:w="1079" w:type="dxa"/>
            <w:vMerge w:val="continue"/>
            <w:tcBorders>
              <w:left w:val="single" w:color="auto" w:sz="4" w:space="0"/>
              <w:right w:val="single" w:color="auto" w:sz="4" w:space="0"/>
            </w:tcBorders>
            <w:noWrap w:val="0"/>
            <w:tcMar>
              <w:top w:w="60" w:type="dxa"/>
              <w:left w:w="120" w:type="dxa"/>
              <w:bottom w:w="30" w:type="dxa"/>
              <w:right w:w="120" w:type="dxa"/>
            </w:tcMar>
            <w:vAlign w:val="center"/>
          </w:tcPr>
          <w:p w14:paraId="7EF718E0">
            <w:pPr>
              <w:spacing w:line="360" w:lineRule="exact"/>
              <w:jc w:val="left"/>
              <w:rPr>
                <w:rFonts w:ascii="仿宋_GB2312" w:hAnsi="仿宋_GB2312" w:eastAsia="仿宋_GB2312" w:cs="仿宋_GB2312"/>
                <w:sz w:val="24"/>
                <w:szCs w:val="24"/>
              </w:rPr>
            </w:pPr>
          </w:p>
        </w:tc>
        <w:tc>
          <w:tcPr>
            <w:tcW w:w="195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0F89ABE7">
            <w:pPr>
              <w:spacing w:line="360" w:lineRule="exact"/>
              <w:jc w:val="center"/>
              <w:rPr>
                <w:rFonts w:hint="eastAsia" w:ascii="仿宋_GB2312" w:hAnsi="仿宋_GB2312" w:eastAsia="仿宋_GB2312" w:cs="仿宋_GB2312"/>
                <w:sz w:val="24"/>
                <w:szCs w:val="24"/>
                <w:lang w:eastAsia="zh-CN" w:bidi="ar"/>
              </w:rPr>
            </w:pPr>
            <w:r>
              <w:rPr>
                <w:rFonts w:hint="eastAsia" w:ascii="仿宋_GB2312" w:hAnsi="仿宋_GB2312" w:eastAsia="仿宋_GB2312" w:cs="仿宋_GB2312"/>
                <w:sz w:val="24"/>
                <w:szCs w:val="24"/>
                <w:lang w:eastAsia="zh-CN" w:bidi="ar"/>
              </w:rPr>
              <w:t>自筹经费</w:t>
            </w:r>
          </w:p>
        </w:tc>
        <w:tc>
          <w:tcPr>
            <w:tcW w:w="561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7DB9887F">
            <w:pPr>
              <w:spacing w:line="360" w:lineRule="exact"/>
              <w:jc w:val="left"/>
              <w:rPr>
                <w:rFonts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项目整体立项批复自筹经费数，单位：万元</w:t>
            </w:r>
          </w:p>
        </w:tc>
      </w:tr>
      <w:tr w14:paraId="1036C03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90" w:hRule="atLeast"/>
        </w:trPr>
        <w:tc>
          <w:tcPr>
            <w:tcW w:w="1079" w:type="dxa"/>
            <w:vMerge w:val="continue"/>
            <w:tcBorders>
              <w:left w:val="single" w:color="auto" w:sz="4" w:space="0"/>
              <w:right w:val="single" w:color="auto" w:sz="4" w:space="0"/>
            </w:tcBorders>
            <w:noWrap w:val="0"/>
            <w:tcMar>
              <w:top w:w="60" w:type="dxa"/>
              <w:left w:w="120" w:type="dxa"/>
              <w:bottom w:w="30" w:type="dxa"/>
              <w:right w:w="120" w:type="dxa"/>
            </w:tcMar>
            <w:vAlign w:val="center"/>
          </w:tcPr>
          <w:p w14:paraId="6E6236CB">
            <w:pPr>
              <w:spacing w:line="360" w:lineRule="exact"/>
              <w:jc w:val="left"/>
              <w:rPr>
                <w:rFonts w:ascii="仿宋_GB2312" w:hAnsi="仿宋_GB2312" w:eastAsia="仿宋_GB2312" w:cs="仿宋_GB2312"/>
                <w:sz w:val="24"/>
                <w:szCs w:val="24"/>
              </w:rPr>
            </w:pPr>
          </w:p>
        </w:tc>
        <w:tc>
          <w:tcPr>
            <w:tcW w:w="195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5998B5DD">
            <w:pPr>
              <w:spacing w:line="360" w:lineRule="exact"/>
              <w:jc w:val="center"/>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其中商飞内部单位自筹经费</w:t>
            </w:r>
          </w:p>
        </w:tc>
        <w:tc>
          <w:tcPr>
            <w:tcW w:w="561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0D20FABD">
            <w:pPr>
              <w:spacing w:line="360" w:lineRule="exact"/>
              <w:jc w:val="left"/>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项目整体立项批复自筹经费数中商飞内部兄弟单位自筹数，单位：万元</w:t>
            </w:r>
          </w:p>
        </w:tc>
      </w:tr>
      <w:tr w14:paraId="2811957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90" w:hRule="atLeast"/>
        </w:trPr>
        <w:tc>
          <w:tcPr>
            <w:tcW w:w="1079" w:type="dxa"/>
            <w:vMerge w:val="continue"/>
            <w:tcBorders>
              <w:left w:val="single" w:color="auto" w:sz="4" w:space="0"/>
              <w:right w:val="single" w:color="auto" w:sz="4" w:space="0"/>
            </w:tcBorders>
            <w:noWrap w:val="0"/>
            <w:tcMar>
              <w:top w:w="60" w:type="dxa"/>
              <w:left w:w="120" w:type="dxa"/>
              <w:bottom w:w="30" w:type="dxa"/>
              <w:right w:w="120" w:type="dxa"/>
            </w:tcMar>
            <w:vAlign w:val="center"/>
          </w:tcPr>
          <w:p w14:paraId="4518F7F5">
            <w:pPr>
              <w:spacing w:line="360" w:lineRule="exact"/>
              <w:jc w:val="left"/>
              <w:rPr>
                <w:rFonts w:ascii="仿宋_GB2312" w:hAnsi="仿宋_GB2312" w:eastAsia="仿宋_GB2312" w:cs="仿宋_GB2312"/>
                <w:sz w:val="24"/>
                <w:szCs w:val="24"/>
              </w:rPr>
            </w:pPr>
          </w:p>
        </w:tc>
        <w:tc>
          <w:tcPr>
            <w:tcW w:w="195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552C9B2D">
            <w:pPr>
              <w:spacing w:line="360" w:lineRule="exact"/>
              <w:jc w:val="center"/>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累计支出</w:t>
            </w:r>
          </w:p>
        </w:tc>
        <w:tc>
          <w:tcPr>
            <w:tcW w:w="561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5BA43626">
            <w:pPr>
              <w:spacing w:line="360" w:lineRule="exact"/>
              <w:jc w:val="left"/>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往年累计实际花费经费，单位：万元</w:t>
            </w:r>
          </w:p>
        </w:tc>
      </w:tr>
      <w:tr w14:paraId="6007C81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90" w:hRule="atLeast"/>
        </w:trPr>
        <w:tc>
          <w:tcPr>
            <w:tcW w:w="1079" w:type="dxa"/>
            <w:vMerge w:val="continue"/>
            <w:tcBorders>
              <w:left w:val="single" w:color="auto" w:sz="4" w:space="0"/>
              <w:right w:val="single" w:color="auto" w:sz="4" w:space="0"/>
            </w:tcBorders>
            <w:noWrap w:val="0"/>
            <w:tcMar>
              <w:top w:w="60" w:type="dxa"/>
              <w:left w:w="120" w:type="dxa"/>
              <w:bottom w:w="30" w:type="dxa"/>
              <w:right w:w="120" w:type="dxa"/>
            </w:tcMar>
            <w:vAlign w:val="center"/>
          </w:tcPr>
          <w:p w14:paraId="4A0CA67E">
            <w:pPr>
              <w:spacing w:line="360" w:lineRule="exact"/>
              <w:jc w:val="left"/>
              <w:rPr>
                <w:rFonts w:ascii="仿宋_GB2312" w:hAnsi="仿宋_GB2312" w:eastAsia="仿宋_GB2312" w:cs="仿宋_GB2312"/>
                <w:sz w:val="24"/>
                <w:szCs w:val="24"/>
              </w:rPr>
            </w:pPr>
          </w:p>
        </w:tc>
        <w:tc>
          <w:tcPr>
            <w:tcW w:w="1957" w:type="dxa"/>
            <w:tcBorders>
              <w:top w:val="single" w:color="auto" w:sz="4" w:space="0"/>
              <w:left w:val="single" w:color="auto" w:sz="4" w:space="0"/>
              <w:bottom w:val="single" w:color="auto" w:sz="4" w:space="0"/>
              <w:right w:val="single" w:color="auto" w:sz="4" w:space="0"/>
            </w:tcBorders>
            <w:shd w:val="clear" w:color="auto" w:fill="auto"/>
            <w:noWrap w:val="0"/>
            <w:tcMar>
              <w:top w:w="60" w:type="dxa"/>
              <w:left w:w="120" w:type="dxa"/>
              <w:bottom w:w="30" w:type="dxa"/>
              <w:right w:w="120" w:type="dxa"/>
            </w:tcMar>
            <w:vAlign w:val="center"/>
          </w:tcPr>
          <w:p w14:paraId="150C86CB">
            <w:pPr>
              <w:spacing w:line="360" w:lineRule="exact"/>
              <w:jc w:val="center"/>
              <w:rPr>
                <w:rFonts w:hint="eastAsia"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bidi="ar"/>
              </w:rPr>
              <w:t>年度预算</w:t>
            </w:r>
          </w:p>
        </w:tc>
        <w:tc>
          <w:tcPr>
            <w:tcW w:w="5618" w:type="dxa"/>
            <w:tcBorders>
              <w:top w:val="single" w:color="auto" w:sz="4" w:space="0"/>
              <w:left w:val="single" w:color="auto" w:sz="4" w:space="0"/>
              <w:bottom w:val="single" w:color="auto" w:sz="4" w:space="0"/>
              <w:right w:val="single" w:color="auto" w:sz="4" w:space="0"/>
            </w:tcBorders>
            <w:shd w:val="clear" w:color="auto" w:fill="auto"/>
            <w:noWrap w:val="0"/>
            <w:tcMar>
              <w:top w:w="60" w:type="dxa"/>
              <w:left w:w="120" w:type="dxa"/>
              <w:bottom w:w="30" w:type="dxa"/>
              <w:right w:w="120" w:type="dxa"/>
            </w:tcMar>
            <w:vAlign w:val="center"/>
          </w:tcPr>
          <w:p w14:paraId="0E4B1A39">
            <w:pPr>
              <w:spacing w:line="360" w:lineRule="exact"/>
              <w:jc w:val="left"/>
              <w:rPr>
                <w:rFonts w:hint="eastAsia"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bidi="ar"/>
              </w:rPr>
              <w:t>项目本年预算，单位：万元</w:t>
            </w:r>
          </w:p>
        </w:tc>
      </w:tr>
      <w:tr w14:paraId="333EE04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90" w:hRule="atLeast"/>
        </w:trPr>
        <w:tc>
          <w:tcPr>
            <w:tcW w:w="1079" w:type="dxa"/>
            <w:vMerge w:val="continue"/>
            <w:tcBorders>
              <w:left w:val="single" w:color="auto" w:sz="4" w:space="0"/>
              <w:right w:val="single" w:color="auto" w:sz="4" w:space="0"/>
            </w:tcBorders>
            <w:noWrap w:val="0"/>
            <w:tcMar>
              <w:top w:w="60" w:type="dxa"/>
              <w:left w:w="120" w:type="dxa"/>
              <w:bottom w:w="30" w:type="dxa"/>
              <w:right w:w="120" w:type="dxa"/>
            </w:tcMar>
            <w:vAlign w:val="center"/>
          </w:tcPr>
          <w:p w14:paraId="69C65C78">
            <w:pPr>
              <w:spacing w:line="360" w:lineRule="exact"/>
              <w:jc w:val="left"/>
              <w:rPr>
                <w:rFonts w:ascii="仿宋_GB2312" w:hAnsi="仿宋_GB2312" w:eastAsia="仿宋_GB2312" w:cs="仿宋_GB2312"/>
                <w:sz w:val="24"/>
                <w:szCs w:val="24"/>
              </w:rPr>
            </w:pPr>
          </w:p>
        </w:tc>
        <w:tc>
          <w:tcPr>
            <w:tcW w:w="1957" w:type="dxa"/>
            <w:tcBorders>
              <w:top w:val="single" w:color="auto" w:sz="4" w:space="0"/>
              <w:left w:val="single" w:color="auto" w:sz="4" w:space="0"/>
              <w:bottom w:val="single" w:color="auto" w:sz="4" w:space="0"/>
              <w:right w:val="single" w:color="auto" w:sz="4" w:space="0"/>
            </w:tcBorders>
            <w:shd w:val="clear" w:color="auto" w:fill="auto"/>
            <w:noWrap w:val="0"/>
            <w:tcMar>
              <w:top w:w="60" w:type="dxa"/>
              <w:left w:w="120" w:type="dxa"/>
              <w:bottom w:w="30" w:type="dxa"/>
              <w:right w:w="120" w:type="dxa"/>
            </w:tcMar>
            <w:vAlign w:val="center"/>
          </w:tcPr>
          <w:p w14:paraId="49F84B42">
            <w:pPr>
              <w:spacing w:line="360" w:lineRule="exact"/>
              <w:jc w:val="center"/>
              <w:rPr>
                <w:rFonts w:hint="eastAsia"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bidi="ar"/>
              </w:rPr>
              <w:t>年度支出</w:t>
            </w:r>
          </w:p>
        </w:tc>
        <w:tc>
          <w:tcPr>
            <w:tcW w:w="5618" w:type="dxa"/>
            <w:tcBorders>
              <w:top w:val="single" w:color="auto" w:sz="4" w:space="0"/>
              <w:left w:val="single" w:color="auto" w:sz="4" w:space="0"/>
              <w:bottom w:val="single" w:color="auto" w:sz="4" w:space="0"/>
              <w:right w:val="single" w:color="auto" w:sz="4" w:space="0"/>
            </w:tcBorders>
            <w:shd w:val="clear" w:color="auto" w:fill="auto"/>
            <w:noWrap w:val="0"/>
            <w:tcMar>
              <w:top w:w="60" w:type="dxa"/>
              <w:left w:w="120" w:type="dxa"/>
              <w:bottom w:w="30" w:type="dxa"/>
              <w:right w:w="120" w:type="dxa"/>
            </w:tcMar>
            <w:vAlign w:val="center"/>
          </w:tcPr>
          <w:p w14:paraId="4BAAE8CF">
            <w:pPr>
              <w:spacing w:line="360" w:lineRule="exact"/>
              <w:jc w:val="left"/>
              <w:rPr>
                <w:rFonts w:hint="eastAsia"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bidi="ar"/>
              </w:rPr>
              <w:t>本年度实际支出费用，单位：万元</w:t>
            </w:r>
          </w:p>
        </w:tc>
      </w:tr>
      <w:tr w14:paraId="19F0B13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90" w:hRule="atLeast"/>
        </w:trPr>
        <w:tc>
          <w:tcPr>
            <w:tcW w:w="1079" w:type="dxa"/>
            <w:vMerge w:val="continue"/>
            <w:tcBorders>
              <w:left w:val="single" w:color="auto" w:sz="4" w:space="0"/>
              <w:right w:val="single" w:color="auto" w:sz="4" w:space="0"/>
            </w:tcBorders>
            <w:noWrap w:val="0"/>
            <w:tcMar>
              <w:top w:w="60" w:type="dxa"/>
              <w:left w:w="120" w:type="dxa"/>
              <w:bottom w:w="30" w:type="dxa"/>
              <w:right w:w="120" w:type="dxa"/>
            </w:tcMar>
            <w:vAlign w:val="center"/>
          </w:tcPr>
          <w:p w14:paraId="424EC9E1">
            <w:pPr>
              <w:spacing w:line="360" w:lineRule="exact"/>
              <w:jc w:val="left"/>
              <w:rPr>
                <w:rFonts w:ascii="仿宋_GB2312" w:hAnsi="仿宋_GB2312" w:eastAsia="仿宋_GB2312" w:cs="仿宋_GB2312"/>
                <w:sz w:val="24"/>
                <w:szCs w:val="24"/>
              </w:rPr>
            </w:pPr>
          </w:p>
        </w:tc>
        <w:tc>
          <w:tcPr>
            <w:tcW w:w="195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5FE49116">
            <w:pPr>
              <w:spacing w:line="360" w:lineRule="exact"/>
              <w:jc w:val="center"/>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已结题项目实际执行经费</w:t>
            </w:r>
          </w:p>
        </w:tc>
        <w:tc>
          <w:tcPr>
            <w:tcW w:w="561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78B94A7">
            <w:pPr>
              <w:spacing w:line="360" w:lineRule="exact"/>
              <w:jc w:val="left"/>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已结题项目指：</w:t>
            </w:r>
          </w:p>
          <w:p w14:paraId="7EE51CA1">
            <w:pPr>
              <w:spacing w:line="360" w:lineRule="exact"/>
              <w:jc w:val="left"/>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1.已通过公司级验收/国家级验收的国家级项目</w:t>
            </w:r>
          </w:p>
          <w:p w14:paraId="14533002">
            <w:pPr>
              <w:spacing w:line="360" w:lineRule="exact"/>
              <w:jc w:val="left"/>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2.已通过地方验收的地方级项目</w:t>
            </w:r>
          </w:p>
          <w:p w14:paraId="7E567855">
            <w:pPr>
              <w:spacing w:line="360" w:lineRule="exact"/>
              <w:jc w:val="left"/>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3.已通过公司级验收的公司级项目</w:t>
            </w:r>
          </w:p>
          <w:p w14:paraId="2AC13292">
            <w:pPr>
              <w:spacing w:line="360" w:lineRule="exact"/>
              <w:jc w:val="left"/>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单位：万元</w:t>
            </w:r>
          </w:p>
        </w:tc>
      </w:tr>
      <w:tr w14:paraId="631FE55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90" w:hRule="atLeast"/>
        </w:trPr>
        <w:tc>
          <w:tcPr>
            <w:tcW w:w="1079" w:type="dxa"/>
            <w:vMerge w:val="continue"/>
            <w:tcBorders>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0B946E5B">
            <w:pPr>
              <w:spacing w:line="360" w:lineRule="exact"/>
              <w:jc w:val="left"/>
              <w:rPr>
                <w:rFonts w:ascii="仿宋_GB2312" w:hAnsi="仿宋_GB2312" w:eastAsia="仿宋_GB2312" w:cs="仿宋_GB2312"/>
                <w:sz w:val="24"/>
                <w:szCs w:val="24"/>
              </w:rPr>
            </w:pPr>
          </w:p>
        </w:tc>
        <w:tc>
          <w:tcPr>
            <w:tcW w:w="195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056CDCFC">
            <w:pPr>
              <w:spacing w:line="360" w:lineRule="exact"/>
              <w:jc w:val="center"/>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已结题项目经费执行率</w:t>
            </w:r>
          </w:p>
        </w:tc>
        <w:tc>
          <w:tcPr>
            <w:tcW w:w="561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21ED03F0">
            <w:pPr>
              <w:spacing w:line="360" w:lineRule="exact"/>
              <w:jc w:val="left"/>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实际执行经费/总经费*100%</w:t>
            </w:r>
          </w:p>
        </w:tc>
      </w:tr>
      <w:tr w14:paraId="5B95606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90" w:hRule="atLeast"/>
        </w:trPr>
        <w:tc>
          <w:tcPr>
            <w:tcW w:w="1079" w:type="dxa"/>
            <w:vMerge w:val="restart"/>
            <w:tcBorders>
              <w:top w:val="single" w:color="auto" w:sz="4" w:space="0"/>
              <w:left w:val="single" w:color="auto" w:sz="4" w:space="0"/>
              <w:right w:val="single" w:color="auto" w:sz="4" w:space="0"/>
            </w:tcBorders>
            <w:noWrap w:val="0"/>
            <w:tcMar>
              <w:top w:w="60" w:type="dxa"/>
              <w:left w:w="120" w:type="dxa"/>
              <w:bottom w:w="30" w:type="dxa"/>
              <w:right w:w="120" w:type="dxa"/>
            </w:tcMar>
            <w:vAlign w:val="center"/>
          </w:tcPr>
          <w:p w14:paraId="18068D31">
            <w:pPr>
              <w:spacing w:line="360" w:lineRule="exact"/>
              <w:jc w:val="left"/>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交付物</w:t>
            </w:r>
          </w:p>
        </w:tc>
        <w:tc>
          <w:tcPr>
            <w:tcW w:w="195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2208F8EA">
            <w:pPr>
              <w:spacing w:line="360" w:lineRule="exact"/>
              <w:jc w:val="center"/>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交付物名称</w:t>
            </w:r>
          </w:p>
        </w:tc>
        <w:tc>
          <w:tcPr>
            <w:tcW w:w="561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215DCF09">
            <w:pPr>
              <w:spacing w:line="360" w:lineRule="exact"/>
              <w:jc w:val="left"/>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按项目任务书 / 合同约定的成果全称填写，与立项考核指标一一对应</w:t>
            </w:r>
          </w:p>
        </w:tc>
      </w:tr>
      <w:tr w14:paraId="398CB3B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90" w:hRule="atLeast"/>
        </w:trPr>
        <w:tc>
          <w:tcPr>
            <w:tcW w:w="1079" w:type="dxa"/>
            <w:vMerge w:val="continue"/>
            <w:tcBorders>
              <w:left w:val="single" w:color="auto" w:sz="4" w:space="0"/>
              <w:right w:val="single" w:color="auto" w:sz="4" w:space="0"/>
            </w:tcBorders>
            <w:noWrap w:val="0"/>
            <w:tcMar>
              <w:top w:w="60" w:type="dxa"/>
              <w:left w:w="120" w:type="dxa"/>
              <w:bottom w:w="30" w:type="dxa"/>
              <w:right w:w="120" w:type="dxa"/>
            </w:tcMar>
            <w:vAlign w:val="center"/>
          </w:tcPr>
          <w:p w14:paraId="04F3A98D">
            <w:pPr>
              <w:spacing w:line="360" w:lineRule="exact"/>
              <w:jc w:val="left"/>
              <w:rPr>
                <w:rFonts w:ascii="仿宋_GB2312" w:hAnsi="仿宋_GB2312" w:eastAsia="仿宋_GB2312" w:cs="仿宋_GB2312"/>
                <w:sz w:val="24"/>
                <w:szCs w:val="24"/>
              </w:rPr>
            </w:pPr>
          </w:p>
        </w:tc>
        <w:tc>
          <w:tcPr>
            <w:tcW w:w="195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06E73090">
            <w:pPr>
              <w:spacing w:line="360" w:lineRule="exact"/>
              <w:jc w:val="center"/>
              <w:rPr>
                <w:rFonts w:hint="default"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val="en-US" w:eastAsia="zh-CN" w:bidi="ar"/>
              </w:rPr>
              <w:t>交付物类型</w:t>
            </w:r>
          </w:p>
        </w:tc>
        <w:tc>
          <w:tcPr>
            <w:tcW w:w="561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2248CE53">
            <w:pPr>
              <w:spacing w:line="360" w:lineRule="exact"/>
              <w:jc w:val="left"/>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eastAsia="zh-CN"/>
              </w:rPr>
              <w:t>下拉数据</w:t>
            </w:r>
            <w:r>
              <w:rPr>
                <w:rFonts w:hint="eastAsia" w:ascii="仿宋_GB2312" w:hAnsi="仿宋_GB2312" w:eastAsia="仿宋_GB2312" w:cs="仿宋_GB2312"/>
                <w:sz w:val="24"/>
                <w:szCs w:val="24"/>
              </w:rPr>
              <w:t>：专利、论文、软著、</w:t>
            </w:r>
            <w:r>
              <w:rPr>
                <w:rFonts w:hint="eastAsia" w:ascii="仿宋_GB2312" w:hAnsi="仿宋_GB2312" w:eastAsia="仿宋_GB2312" w:cs="仿宋_GB2312"/>
                <w:sz w:val="24"/>
                <w:szCs w:val="24"/>
                <w:lang w:val="en-US" w:eastAsia="zh-CN"/>
              </w:rPr>
              <w:t>技术标准、</w:t>
            </w:r>
            <w:r>
              <w:rPr>
                <w:rFonts w:hint="eastAsia" w:ascii="仿宋_GB2312" w:hAnsi="仿宋_GB2312" w:eastAsia="仿宋_GB2312" w:cs="仿宋_GB2312"/>
                <w:sz w:val="24"/>
                <w:szCs w:val="24"/>
              </w:rPr>
              <w:t>原理样机、</w:t>
            </w:r>
            <w:r>
              <w:rPr>
                <w:rFonts w:hint="eastAsia" w:ascii="仿宋_GB2312" w:hAnsi="仿宋_GB2312" w:eastAsia="仿宋_GB2312" w:cs="仿宋_GB2312"/>
                <w:sz w:val="24"/>
                <w:szCs w:val="24"/>
                <w:lang w:val="en-US" w:eastAsia="zh-CN"/>
              </w:rPr>
              <w:t>设备、</w:t>
            </w:r>
            <w:r>
              <w:rPr>
                <w:rFonts w:hint="eastAsia" w:ascii="仿宋_GB2312" w:hAnsi="仿宋_GB2312" w:eastAsia="仿宋_GB2312" w:cs="仿宋_GB2312"/>
                <w:sz w:val="24"/>
                <w:szCs w:val="24"/>
              </w:rPr>
              <w:t>成套技术成果等</w:t>
            </w:r>
          </w:p>
        </w:tc>
      </w:tr>
      <w:tr w14:paraId="13AC9A2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90" w:hRule="atLeast"/>
        </w:trPr>
        <w:tc>
          <w:tcPr>
            <w:tcW w:w="1079" w:type="dxa"/>
            <w:vMerge w:val="continue"/>
            <w:tcBorders>
              <w:left w:val="single" w:color="auto" w:sz="4" w:space="0"/>
              <w:right w:val="single" w:color="auto" w:sz="4" w:space="0"/>
            </w:tcBorders>
            <w:noWrap w:val="0"/>
            <w:tcMar>
              <w:top w:w="60" w:type="dxa"/>
              <w:left w:w="120" w:type="dxa"/>
              <w:bottom w:w="30" w:type="dxa"/>
              <w:right w:w="120" w:type="dxa"/>
            </w:tcMar>
            <w:vAlign w:val="center"/>
          </w:tcPr>
          <w:p w14:paraId="2186B826">
            <w:pPr>
              <w:spacing w:line="360" w:lineRule="exact"/>
              <w:jc w:val="left"/>
              <w:rPr>
                <w:rFonts w:ascii="仿宋_GB2312" w:hAnsi="仿宋_GB2312" w:eastAsia="仿宋_GB2312" w:cs="仿宋_GB2312"/>
                <w:sz w:val="24"/>
                <w:szCs w:val="24"/>
              </w:rPr>
            </w:pPr>
          </w:p>
        </w:tc>
        <w:tc>
          <w:tcPr>
            <w:tcW w:w="195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476BC4A0">
            <w:pPr>
              <w:spacing w:line="360" w:lineRule="exact"/>
              <w:jc w:val="center"/>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交付状态</w:t>
            </w:r>
          </w:p>
        </w:tc>
        <w:tc>
          <w:tcPr>
            <w:tcW w:w="561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74791E95">
            <w:pPr>
              <w:spacing w:line="360" w:lineRule="exact"/>
              <w:jc w:val="left"/>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待交付、已交付、已逾期；系统自动匹配全局四色状态规则：已交付（绿）、待交付且距到期＞30 天（蓝）、待交付且距到期≤30 天（黄）、已逾期（红）</w:t>
            </w:r>
          </w:p>
        </w:tc>
      </w:tr>
      <w:tr w14:paraId="61252EB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90" w:hRule="atLeast"/>
        </w:trPr>
        <w:tc>
          <w:tcPr>
            <w:tcW w:w="1079" w:type="dxa"/>
            <w:vMerge w:val="continue"/>
            <w:tcBorders>
              <w:left w:val="single" w:color="auto" w:sz="4" w:space="0"/>
              <w:right w:val="single" w:color="auto" w:sz="4" w:space="0"/>
            </w:tcBorders>
            <w:noWrap w:val="0"/>
            <w:tcMar>
              <w:top w:w="60" w:type="dxa"/>
              <w:left w:w="120" w:type="dxa"/>
              <w:bottom w:w="30" w:type="dxa"/>
              <w:right w:w="120" w:type="dxa"/>
            </w:tcMar>
            <w:vAlign w:val="center"/>
          </w:tcPr>
          <w:p w14:paraId="34A4A7D7">
            <w:pPr>
              <w:spacing w:line="360" w:lineRule="exact"/>
              <w:jc w:val="left"/>
              <w:rPr>
                <w:rFonts w:ascii="仿宋_GB2312" w:hAnsi="仿宋_GB2312" w:eastAsia="仿宋_GB2312" w:cs="仿宋_GB2312"/>
                <w:sz w:val="24"/>
                <w:szCs w:val="24"/>
              </w:rPr>
            </w:pPr>
          </w:p>
        </w:tc>
        <w:tc>
          <w:tcPr>
            <w:tcW w:w="195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74E217A7">
            <w:pPr>
              <w:spacing w:line="360" w:lineRule="exact"/>
              <w:jc w:val="center"/>
              <w:rPr>
                <w:rFonts w:hint="default"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val="en-US" w:eastAsia="zh-CN" w:bidi="ar"/>
              </w:rPr>
              <w:t>交付物权属</w:t>
            </w:r>
          </w:p>
        </w:tc>
        <w:tc>
          <w:tcPr>
            <w:tcW w:w="561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542834DC">
            <w:pPr>
              <w:spacing w:line="360" w:lineRule="exact"/>
              <w:jc w:val="left"/>
              <w:rPr>
                <w:rFonts w:hint="default"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val="en-US" w:eastAsia="zh-CN" w:bidi="ar"/>
              </w:rPr>
              <w:t>在公司、各单位、参研单位、外协单位中勾选一项或多项</w:t>
            </w:r>
          </w:p>
        </w:tc>
      </w:tr>
      <w:tr w14:paraId="4AF8F98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90" w:hRule="atLeast"/>
        </w:trPr>
        <w:tc>
          <w:tcPr>
            <w:tcW w:w="1079" w:type="dxa"/>
            <w:vMerge w:val="continue"/>
            <w:tcBorders>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9F121BA">
            <w:pPr>
              <w:spacing w:line="360" w:lineRule="exact"/>
              <w:jc w:val="left"/>
              <w:rPr>
                <w:rFonts w:ascii="仿宋_GB2312" w:hAnsi="仿宋_GB2312" w:eastAsia="仿宋_GB2312" w:cs="仿宋_GB2312"/>
                <w:sz w:val="24"/>
                <w:szCs w:val="24"/>
              </w:rPr>
            </w:pPr>
          </w:p>
        </w:tc>
        <w:tc>
          <w:tcPr>
            <w:tcW w:w="195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3A78424">
            <w:pPr>
              <w:spacing w:line="360" w:lineRule="exact"/>
              <w:jc w:val="center"/>
              <w:rPr>
                <w:rFonts w:hint="default"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val="en-US" w:eastAsia="zh-CN" w:bidi="ar"/>
              </w:rPr>
              <w:t>关联成果编号</w:t>
            </w:r>
          </w:p>
        </w:tc>
        <w:tc>
          <w:tcPr>
            <w:tcW w:w="561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070C8F72">
            <w:pPr>
              <w:spacing w:line="360" w:lineRule="exact"/>
              <w:jc w:val="left"/>
              <w:rPr>
                <w:rFonts w:hint="eastAsia"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val="en-US" w:eastAsia="zh-CN" w:bidi="ar"/>
              </w:rPr>
              <w:t>关联成果转化表的唯一标识，作为交付物与成果转化的联动主键；无转化计划的交付物可空，多项交付物可绑定同一成果编号实现打包转化</w:t>
            </w:r>
          </w:p>
        </w:tc>
      </w:tr>
      <w:tr w14:paraId="112AA2E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90" w:hRule="atLeast"/>
        </w:trPr>
        <w:tc>
          <w:tcPr>
            <w:tcW w:w="1079" w:type="dxa"/>
            <w:vMerge w:val="restart"/>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645D40BB">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rPr>
              <w:t>协作单位评价</w:t>
            </w:r>
          </w:p>
        </w:tc>
        <w:tc>
          <w:tcPr>
            <w:tcW w:w="195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1DC536E">
            <w:pPr>
              <w:spacing w:line="360" w:lineRule="exact"/>
              <w:jc w:val="center"/>
              <w:rPr>
                <w:rFonts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协作单位名称</w:t>
            </w:r>
          </w:p>
        </w:tc>
        <w:tc>
          <w:tcPr>
            <w:tcW w:w="561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0CE667E1">
            <w:pPr>
              <w:widowControl/>
              <w:spacing w:line="360" w:lineRule="exact"/>
              <w:jc w:val="left"/>
              <w:textAlignment w:val="auto"/>
              <w:rPr>
                <w:rFonts w:ascii="仿宋_GB2312" w:hAnsi="仿宋_GB2312" w:eastAsia="仿宋_GB2312" w:cs="仿宋_GB2312"/>
                <w:sz w:val="24"/>
                <w:szCs w:val="24"/>
                <w:lang w:bidi="ar"/>
              </w:rPr>
            </w:pPr>
            <w:r>
              <w:rPr>
                <w:rFonts w:hint="eastAsia" w:ascii="仿宋_GB2312" w:hAnsi="仿宋_GB2312" w:eastAsia="仿宋_GB2312" w:cs="仿宋_GB2312"/>
                <w:color w:val="auto"/>
                <w:sz w:val="24"/>
                <w:szCs w:val="24"/>
                <w:lang w:bidi="ar"/>
              </w:rPr>
              <w:t>承担本项目外协任务的单位全称，与合同签署单位名称保持一致</w:t>
            </w:r>
          </w:p>
        </w:tc>
      </w:tr>
      <w:tr w14:paraId="3B9022E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90" w:hRule="atLeast"/>
        </w:trPr>
        <w:tc>
          <w:tcPr>
            <w:tcW w:w="1079" w:type="dxa"/>
            <w:vMerge w:val="continue"/>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26B6A85">
            <w:pPr>
              <w:spacing w:line="360" w:lineRule="exact"/>
              <w:jc w:val="left"/>
              <w:rPr>
                <w:rFonts w:hint="eastAsia" w:ascii="仿宋_GB2312" w:hAnsi="仿宋_GB2312" w:eastAsia="仿宋_GB2312" w:cs="仿宋_GB2312"/>
                <w:sz w:val="24"/>
                <w:szCs w:val="24"/>
              </w:rPr>
            </w:pPr>
          </w:p>
        </w:tc>
        <w:tc>
          <w:tcPr>
            <w:tcW w:w="195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030D5293">
            <w:pPr>
              <w:spacing w:line="360" w:lineRule="exact"/>
              <w:jc w:val="center"/>
              <w:rPr>
                <w:rFonts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协作类型</w:t>
            </w:r>
          </w:p>
        </w:tc>
        <w:tc>
          <w:tcPr>
            <w:tcW w:w="561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480D7CB">
            <w:pPr>
              <w:widowControl/>
              <w:spacing w:line="360" w:lineRule="exact"/>
              <w:jc w:val="left"/>
              <w:rPr>
                <w:rFonts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牵头、参研、科研外协</w:t>
            </w:r>
          </w:p>
        </w:tc>
      </w:tr>
      <w:tr w14:paraId="2F5056E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90" w:hRule="atLeast"/>
        </w:trPr>
        <w:tc>
          <w:tcPr>
            <w:tcW w:w="1079" w:type="dxa"/>
            <w:vMerge w:val="continue"/>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06256F4">
            <w:pPr>
              <w:spacing w:line="360" w:lineRule="exact"/>
              <w:jc w:val="left"/>
              <w:rPr>
                <w:rFonts w:ascii="仿宋_GB2312" w:hAnsi="仿宋_GB2312" w:eastAsia="仿宋_GB2312" w:cs="仿宋_GB2312"/>
                <w:sz w:val="24"/>
                <w:szCs w:val="24"/>
              </w:rPr>
            </w:pPr>
          </w:p>
        </w:tc>
        <w:tc>
          <w:tcPr>
            <w:tcW w:w="195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4852BB40">
            <w:pPr>
              <w:spacing w:line="360" w:lineRule="exact"/>
              <w:jc w:val="center"/>
              <w:rPr>
                <w:rFonts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评价得分</w:t>
            </w:r>
          </w:p>
        </w:tc>
        <w:tc>
          <w:tcPr>
            <w:tcW w:w="561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4BED3571">
            <w:pPr>
              <w:widowControl/>
              <w:spacing w:line="360" w:lineRule="exact"/>
              <w:jc w:val="left"/>
              <w:textAlignment w:val="auto"/>
              <w:rPr>
                <w:rFonts w:ascii="仿宋_GB2312" w:hAnsi="仿宋_GB2312" w:eastAsia="仿宋_GB2312" w:cs="仿宋_GB2312"/>
                <w:sz w:val="24"/>
                <w:szCs w:val="24"/>
                <w:lang w:bidi="ar"/>
              </w:rPr>
            </w:pPr>
            <w:r>
              <w:rPr>
                <w:rFonts w:hint="eastAsia" w:ascii="仿宋_GB2312" w:hAnsi="仿宋_GB2312" w:eastAsia="仿宋_GB2312" w:cs="仿宋_GB2312"/>
                <w:color w:val="auto"/>
                <w:sz w:val="24"/>
                <w:szCs w:val="24"/>
                <w:lang w:bidi="ar"/>
              </w:rPr>
              <w:t>填写管理团队从技术能力、交付质量、进度履约、服务配合、合规性</w:t>
            </w:r>
            <w:r>
              <w:rPr>
                <w:rFonts w:ascii="仿宋_GB2312" w:hAnsi="仿宋_GB2312" w:eastAsia="仿宋_GB2312" w:cs="仿宋_GB2312"/>
                <w:color w:val="auto"/>
                <w:sz w:val="24"/>
                <w:szCs w:val="24"/>
                <w:lang w:bidi="ar"/>
              </w:rPr>
              <w:t xml:space="preserve"> 5 </w:t>
            </w:r>
            <w:r>
              <w:rPr>
                <w:rFonts w:hint="eastAsia" w:ascii="仿宋_GB2312" w:hAnsi="仿宋_GB2312" w:eastAsia="仿宋_GB2312" w:cs="仿宋_GB2312"/>
                <w:color w:val="auto"/>
                <w:sz w:val="24"/>
                <w:szCs w:val="24"/>
                <w:lang w:bidi="ar"/>
              </w:rPr>
              <w:t>个维度打分后的量化总分（满分</w:t>
            </w:r>
            <w:r>
              <w:rPr>
                <w:rFonts w:ascii="仿宋_GB2312" w:hAnsi="仿宋_GB2312" w:eastAsia="仿宋_GB2312" w:cs="仿宋_GB2312"/>
                <w:color w:val="auto"/>
                <w:sz w:val="24"/>
                <w:szCs w:val="24"/>
                <w:lang w:bidi="ar"/>
              </w:rPr>
              <w:t xml:space="preserve"> 100 </w:t>
            </w:r>
            <w:r>
              <w:rPr>
                <w:rFonts w:hint="eastAsia" w:ascii="仿宋_GB2312" w:hAnsi="仿宋_GB2312" w:eastAsia="仿宋_GB2312" w:cs="仿宋_GB2312"/>
                <w:color w:val="auto"/>
                <w:sz w:val="24"/>
                <w:szCs w:val="24"/>
                <w:lang w:bidi="ar"/>
              </w:rPr>
              <w:t>分）</w:t>
            </w:r>
          </w:p>
        </w:tc>
      </w:tr>
      <w:tr w14:paraId="19B21CA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90" w:hRule="atLeast"/>
        </w:trPr>
        <w:tc>
          <w:tcPr>
            <w:tcW w:w="1079" w:type="dxa"/>
            <w:vMerge w:val="continue"/>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165FB17E">
            <w:pPr>
              <w:spacing w:line="360" w:lineRule="exact"/>
              <w:jc w:val="left"/>
              <w:rPr>
                <w:rFonts w:ascii="仿宋_GB2312" w:hAnsi="仿宋_GB2312" w:eastAsia="仿宋_GB2312" w:cs="仿宋_GB2312"/>
                <w:sz w:val="24"/>
                <w:szCs w:val="24"/>
              </w:rPr>
            </w:pPr>
          </w:p>
        </w:tc>
        <w:tc>
          <w:tcPr>
            <w:tcW w:w="195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69CDFD35">
            <w:pPr>
              <w:spacing w:line="360" w:lineRule="exact"/>
              <w:jc w:val="center"/>
              <w:rPr>
                <w:rFonts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评价等级</w:t>
            </w:r>
          </w:p>
        </w:tc>
        <w:tc>
          <w:tcPr>
            <w:tcW w:w="561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CAFA210">
            <w:pPr>
              <w:widowControl/>
              <w:spacing w:line="360" w:lineRule="exact"/>
              <w:jc w:val="left"/>
              <w:textAlignment w:val="auto"/>
              <w:rPr>
                <w:rFonts w:ascii="仿宋_GB2312" w:hAnsi="仿宋_GB2312" w:eastAsia="仿宋_GB2312" w:cs="仿宋_GB2312"/>
                <w:sz w:val="24"/>
                <w:szCs w:val="24"/>
                <w:lang w:bidi="ar"/>
              </w:rPr>
            </w:pPr>
            <w:r>
              <w:rPr>
                <w:rFonts w:hint="eastAsia" w:ascii="仿宋_GB2312" w:hAnsi="仿宋_GB2312" w:eastAsia="仿宋_GB2312" w:cs="仿宋_GB2312"/>
                <w:color w:val="auto"/>
                <w:sz w:val="24"/>
                <w:szCs w:val="24"/>
                <w:lang w:bidi="ar"/>
              </w:rPr>
              <w:t>根据评价得分自动判定：优秀（≥</w:t>
            </w:r>
            <w:r>
              <w:rPr>
                <w:rFonts w:ascii="仿宋_GB2312" w:hAnsi="仿宋_GB2312" w:eastAsia="仿宋_GB2312" w:cs="仿宋_GB2312"/>
                <w:color w:val="auto"/>
                <w:sz w:val="24"/>
                <w:szCs w:val="24"/>
                <w:lang w:bidi="ar"/>
              </w:rPr>
              <w:t xml:space="preserve">90 </w:t>
            </w:r>
            <w:r>
              <w:rPr>
                <w:rFonts w:hint="eastAsia" w:ascii="仿宋_GB2312" w:hAnsi="仿宋_GB2312" w:eastAsia="仿宋_GB2312" w:cs="仿宋_GB2312"/>
                <w:color w:val="auto"/>
                <w:sz w:val="24"/>
                <w:szCs w:val="24"/>
                <w:lang w:bidi="ar"/>
              </w:rPr>
              <w:t>分）、合格（</w:t>
            </w:r>
            <w:r>
              <w:rPr>
                <w:rFonts w:ascii="仿宋_GB2312" w:hAnsi="仿宋_GB2312" w:eastAsia="仿宋_GB2312" w:cs="仿宋_GB2312"/>
                <w:color w:val="auto"/>
                <w:sz w:val="24"/>
                <w:szCs w:val="24"/>
                <w:lang w:bidi="ar"/>
              </w:rPr>
              <w:t xml:space="preserve">60-89 </w:t>
            </w:r>
            <w:r>
              <w:rPr>
                <w:rFonts w:hint="eastAsia" w:ascii="仿宋_GB2312" w:hAnsi="仿宋_GB2312" w:eastAsia="仿宋_GB2312" w:cs="仿宋_GB2312"/>
                <w:color w:val="auto"/>
                <w:sz w:val="24"/>
                <w:szCs w:val="24"/>
                <w:lang w:bidi="ar"/>
              </w:rPr>
              <w:t>分）、不合格（</w:t>
            </w:r>
            <w:r>
              <w:rPr>
                <w:rFonts w:ascii="仿宋_GB2312" w:hAnsi="仿宋_GB2312" w:eastAsia="仿宋_GB2312" w:cs="仿宋_GB2312"/>
                <w:color w:val="auto"/>
                <w:sz w:val="24"/>
                <w:szCs w:val="24"/>
                <w:lang w:bidi="ar"/>
              </w:rPr>
              <w:t xml:space="preserve">&lt;60 </w:t>
            </w:r>
            <w:r>
              <w:rPr>
                <w:rFonts w:hint="eastAsia" w:ascii="仿宋_GB2312" w:hAnsi="仿宋_GB2312" w:eastAsia="仿宋_GB2312" w:cs="仿宋_GB2312"/>
                <w:color w:val="auto"/>
                <w:sz w:val="24"/>
                <w:szCs w:val="24"/>
                <w:lang w:bidi="ar"/>
              </w:rPr>
              <w:t>分）</w:t>
            </w:r>
          </w:p>
        </w:tc>
      </w:tr>
      <w:tr w14:paraId="16DDF55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90" w:hRule="atLeast"/>
        </w:trPr>
        <w:tc>
          <w:tcPr>
            <w:tcW w:w="1079" w:type="dxa"/>
            <w:vMerge w:val="continue"/>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656AB82B">
            <w:pPr>
              <w:spacing w:line="360" w:lineRule="exact"/>
              <w:jc w:val="left"/>
              <w:rPr>
                <w:rFonts w:ascii="仿宋_GB2312" w:hAnsi="仿宋_GB2312" w:eastAsia="仿宋_GB2312" w:cs="仿宋_GB2312"/>
                <w:sz w:val="24"/>
                <w:szCs w:val="24"/>
              </w:rPr>
            </w:pPr>
          </w:p>
        </w:tc>
        <w:tc>
          <w:tcPr>
            <w:tcW w:w="195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5759511">
            <w:pPr>
              <w:spacing w:line="360" w:lineRule="exact"/>
              <w:jc w:val="center"/>
              <w:rPr>
                <w:rFonts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评价日期</w:t>
            </w:r>
          </w:p>
        </w:tc>
        <w:tc>
          <w:tcPr>
            <w:tcW w:w="561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5712B49C">
            <w:pPr>
              <w:widowControl/>
              <w:spacing w:line="360" w:lineRule="exact"/>
              <w:jc w:val="left"/>
              <w:textAlignment w:val="auto"/>
              <w:rPr>
                <w:rFonts w:ascii="仿宋_GB2312" w:hAnsi="仿宋_GB2312" w:eastAsia="仿宋_GB2312" w:cs="仿宋_GB2312"/>
                <w:sz w:val="24"/>
                <w:szCs w:val="24"/>
                <w:lang w:bidi="ar"/>
              </w:rPr>
            </w:pPr>
            <w:r>
              <w:rPr>
                <w:rFonts w:hint="eastAsia" w:ascii="仿宋_GB2312" w:hAnsi="仿宋_GB2312" w:eastAsia="仿宋_GB2312" w:cs="仿宋_GB2312"/>
                <w:color w:val="auto"/>
                <w:sz w:val="24"/>
                <w:szCs w:val="24"/>
                <w:lang w:bidi="ar"/>
              </w:rPr>
              <w:t>管理团队完成评价并出具正式评价报告的日期</w:t>
            </w:r>
          </w:p>
        </w:tc>
      </w:tr>
      <w:tr w14:paraId="204BDC9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90" w:hRule="atLeast"/>
        </w:trPr>
        <w:tc>
          <w:tcPr>
            <w:tcW w:w="1079" w:type="dxa"/>
            <w:vMerge w:val="restart"/>
            <w:tcBorders>
              <w:top w:val="single" w:color="auto" w:sz="4" w:space="0"/>
              <w:left w:val="single" w:color="auto" w:sz="4" w:space="0"/>
              <w:right w:val="single" w:color="auto" w:sz="4" w:space="0"/>
            </w:tcBorders>
            <w:noWrap w:val="0"/>
            <w:tcMar>
              <w:top w:w="60" w:type="dxa"/>
              <w:left w:w="120" w:type="dxa"/>
              <w:bottom w:w="30" w:type="dxa"/>
              <w:right w:w="120" w:type="dxa"/>
            </w:tcMar>
            <w:vAlign w:val="center"/>
          </w:tcPr>
          <w:p w14:paraId="71CDFA57">
            <w:pPr>
              <w:spacing w:line="360" w:lineRule="exact"/>
              <w:jc w:val="left"/>
              <w:rPr>
                <w:rFonts w:hint="default" w:ascii="仿宋_GB2312" w:hAnsi="仿宋_GB2312" w:eastAsia="仿宋_GB2312" w:cs="仿宋_GB2312"/>
                <w:sz w:val="24"/>
                <w:szCs w:val="24"/>
                <w:lang w:val="en-US" w:eastAsia="zh-CN" w:bidi="ar-SA"/>
              </w:rPr>
            </w:pPr>
            <w:r>
              <w:rPr>
                <w:rFonts w:hint="eastAsia" w:ascii="仿宋_GB2312" w:hAnsi="仿宋_GB2312" w:eastAsia="仿宋_GB2312" w:cs="仿宋_GB2312"/>
                <w:sz w:val="24"/>
                <w:szCs w:val="24"/>
                <w:lang w:val="en-US" w:eastAsia="zh-CN" w:bidi="ar-SA"/>
              </w:rPr>
              <w:t>成果转化</w:t>
            </w:r>
          </w:p>
        </w:tc>
        <w:tc>
          <w:tcPr>
            <w:tcW w:w="195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78785B3D">
            <w:pPr>
              <w:spacing w:line="360" w:lineRule="exact"/>
              <w:jc w:val="center"/>
              <w:rPr>
                <w:rFonts w:hint="eastAsia"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val="en-US" w:eastAsia="zh-CN" w:bidi="ar"/>
              </w:rPr>
              <w:t>成果编号</w:t>
            </w:r>
          </w:p>
        </w:tc>
        <w:tc>
          <w:tcPr>
            <w:tcW w:w="561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6955B824">
            <w:pPr>
              <w:spacing w:line="360" w:lineRule="exact"/>
              <w:jc w:val="left"/>
              <w:rPr>
                <w:rFonts w:hint="eastAsia"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val="en-US" w:eastAsia="zh-CN" w:bidi="ar"/>
              </w:rPr>
              <w:t>系统自动生成的全局唯一标识，为交付物表与成果转化表的关联主键</w:t>
            </w:r>
          </w:p>
        </w:tc>
      </w:tr>
      <w:tr w14:paraId="0900DC5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90" w:hRule="atLeast"/>
        </w:trPr>
        <w:tc>
          <w:tcPr>
            <w:tcW w:w="1079" w:type="dxa"/>
            <w:vMerge w:val="continue"/>
            <w:tcBorders>
              <w:left w:val="single" w:color="auto" w:sz="4" w:space="0"/>
              <w:right w:val="single" w:color="auto" w:sz="4" w:space="0"/>
            </w:tcBorders>
            <w:noWrap w:val="0"/>
            <w:tcMar>
              <w:top w:w="60" w:type="dxa"/>
              <w:left w:w="120" w:type="dxa"/>
              <w:bottom w:w="30" w:type="dxa"/>
              <w:right w:w="120" w:type="dxa"/>
            </w:tcMar>
            <w:vAlign w:val="center"/>
          </w:tcPr>
          <w:p w14:paraId="62515A1A">
            <w:pPr>
              <w:spacing w:line="360" w:lineRule="exact"/>
              <w:jc w:val="left"/>
              <w:rPr>
                <w:rFonts w:ascii="仿宋_GB2312" w:hAnsi="仿宋_GB2312" w:eastAsia="仿宋_GB2312" w:cs="仿宋_GB2312"/>
                <w:sz w:val="24"/>
                <w:szCs w:val="24"/>
                <w:lang w:val="en-US" w:eastAsia="zh-CN" w:bidi="ar-SA"/>
              </w:rPr>
            </w:pPr>
          </w:p>
        </w:tc>
        <w:tc>
          <w:tcPr>
            <w:tcW w:w="195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78611127">
            <w:pPr>
              <w:spacing w:line="360" w:lineRule="exact"/>
              <w:jc w:val="center"/>
              <w:rPr>
                <w:rFonts w:hint="eastAsia"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val="en-US" w:eastAsia="zh-CN" w:bidi="ar"/>
              </w:rPr>
              <w:t>成果名称</w:t>
            </w:r>
          </w:p>
        </w:tc>
        <w:tc>
          <w:tcPr>
            <w:tcW w:w="561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2DB9D298">
            <w:pPr>
              <w:spacing w:line="360" w:lineRule="exact"/>
              <w:jc w:val="left"/>
              <w:rPr>
                <w:rFonts w:hint="eastAsia"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val="en-US" w:eastAsia="zh-CN" w:bidi="ar"/>
              </w:rPr>
              <w:t>打包交付物的统一名称，直观体现转化价值方向</w:t>
            </w:r>
          </w:p>
        </w:tc>
      </w:tr>
      <w:tr w14:paraId="5AC9976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90" w:hRule="atLeast"/>
        </w:trPr>
        <w:tc>
          <w:tcPr>
            <w:tcW w:w="1079" w:type="dxa"/>
            <w:vMerge w:val="continue"/>
            <w:tcBorders>
              <w:left w:val="single" w:color="auto" w:sz="4" w:space="0"/>
              <w:right w:val="single" w:color="auto" w:sz="4" w:space="0"/>
            </w:tcBorders>
            <w:noWrap w:val="0"/>
            <w:tcMar>
              <w:top w:w="60" w:type="dxa"/>
              <w:left w:w="120" w:type="dxa"/>
              <w:bottom w:w="30" w:type="dxa"/>
              <w:right w:w="120" w:type="dxa"/>
            </w:tcMar>
            <w:vAlign w:val="center"/>
          </w:tcPr>
          <w:p w14:paraId="0ECA2B22">
            <w:pPr>
              <w:spacing w:line="360" w:lineRule="exact"/>
              <w:jc w:val="left"/>
              <w:rPr>
                <w:rFonts w:ascii="仿宋_GB2312" w:hAnsi="仿宋_GB2312" w:eastAsia="仿宋_GB2312" w:cs="仿宋_GB2312"/>
                <w:sz w:val="24"/>
                <w:szCs w:val="24"/>
                <w:lang w:val="en-US" w:eastAsia="zh-CN" w:bidi="ar-SA"/>
              </w:rPr>
            </w:pPr>
          </w:p>
        </w:tc>
        <w:tc>
          <w:tcPr>
            <w:tcW w:w="195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FD662E9">
            <w:pPr>
              <w:spacing w:line="360" w:lineRule="exact"/>
              <w:jc w:val="center"/>
              <w:rPr>
                <w:rFonts w:hint="eastAsia"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val="en-US" w:eastAsia="zh-CN" w:bidi="ar"/>
              </w:rPr>
              <w:t>所属项目编号</w:t>
            </w:r>
          </w:p>
        </w:tc>
        <w:tc>
          <w:tcPr>
            <w:tcW w:w="561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698C84CD">
            <w:pPr>
              <w:spacing w:line="360" w:lineRule="exact"/>
              <w:jc w:val="left"/>
              <w:rPr>
                <w:rFonts w:hint="eastAsia"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bidi="ar"/>
              </w:rPr>
              <w:t>自动关联对应科研项目编号，不可手动修改</w:t>
            </w:r>
          </w:p>
        </w:tc>
      </w:tr>
      <w:tr w14:paraId="34C986D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90" w:hRule="atLeast"/>
        </w:trPr>
        <w:tc>
          <w:tcPr>
            <w:tcW w:w="1079" w:type="dxa"/>
            <w:vMerge w:val="continue"/>
            <w:tcBorders>
              <w:left w:val="single" w:color="auto" w:sz="4" w:space="0"/>
              <w:right w:val="single" w:color="auto" w:sz="4" w:space="0"/>
            </w:tcBorders>
            <w:noWrap w:val="0"/>
            <w:tcMar>
              <w:top w:w="60" w:type="dxa"/>
              <w:left w:w="120" w:type="dxa"/>
              <w:bottom w:w="30" w:type="dxa"/>
              <w:right w:w="120" w:type="dxa"/>
            </w:tcMar>
            <w:vAlign w:val="center"/>
          </w:tcPr>
          <w:p w14:paraId="305235E7">
            <w:pPr>
              <w:spacing w:line="360" w:lineRule="exact"/>
              <w:jc w:val="left"/>
              <w:rPr>
                <w:rFonts w:ascii="仿宋_GB2312" w:hAnsi="仿宋_GB2312" w:eastAsia="仿宋_GB2312" w:cs="仿宋_GB2312"/>
                <w:sz w:val="24"/>
                <w:szCs w:val="24"/>
                <w:lang w:val="en-US" w:eastAsia="zh-CN" w:bidi="ar-SA"/>
              </w:rPr>
            </w:pPr>
          </w:p>
        </w:tc>
        <w:tc>
          <w:tcPr>
            <w:tcW w:w="195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0A354018">
            <w:pPr>
              <w:spacing w:line="360" w:lineRule="exact"/>
              <w:jc w:val="center"/>
              <w:rPr>
                <w:rFonts w:hint="eastAsia"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val="en-US" w:eastAsia="zh-CN" w:bidi="ar"/>
              </w:rPr>
              <w:t>成果简介</w:t>
            </w:r>
          </w:p>
        </w:tc>
        <w:tc>
          <w:tcPr>
            <w:tcW w:w="561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513DB3AB">
            <w:pPr>
              <w:spacing w:line="360" w:lineRule="exact"/>
              <w:jc w:val="left"/>
              <w:rPr>
                <w:rFonts w:hint="eastAsia"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val="en-US" w:eastAsia="zh-CN" w:bidi="ar"/>
              </w:rPr>
              <w:t>100字以内精简描述成果核心技术内容与应用价值</w:t>
            </w:r>
          </w:p>
        </w:tc>
      </w:tr>
      <w:tr w14:paraId="7C9D535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90" w:hRule="atLeast"/>
        </w:trPr>
        <w:tc>
          <w:tcPr>
            <w:tcW w:w="1079" w:type="dxa"/>
            <w:vMerge w:val="continue"/>
            <w:tcBorders>
              <w:left w:val="single" w:color="auto" w:sz="4" w:space="0"/>
              <w:right w:val="single" w:color="auto" w:sz="4" w:space="0"/>
            </w:tcBorders>
            <w:noWrap w:val="0"/>
            <w:tcMar>
              <w:top w:w="60" w:type="dxa"/>
              <w:left w:w="120" w:type="dxa"/>
              <w:bottom w:w="30" w:type="dxa"/>
              <w:right w:w="120" w:type="dxa"/>
            </w:tcMar>
            <w:vAlign w:val="center"/>
          </w:tcPr>
          <w:p w14:paraId="270A9D97">
            <w:pPr>
              <w:spacing w:line="360" w:lineRule="exact"/>
              <w:jc w:val="left"/>
              <w:rPr>
                <w:rFonts w:ascii="仿宋_GB2312" w:hAnsi="仿宋_GB2312" w:eastAsia="仿宋_GB2312" w:cs="仿宋_GB2312"/>
                <w:sz w:val="24"/>
                <w:szCs w:val="24"/>
                <w:lang w:val="en-US" w:eastAsia="zh-CN" w:bidi="ar-SA"/>
              </w:rPr>
            </w:pPr>
          </w:p>
        </w:tc>
        <w:tc>
          <w:tcPr>
            <w:tcW w:w="195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7485FB83">
            <w:pPr>
              <w:spacing w:line="360" w:lineRule="exact"/>
              <w:jc w:val="center"/>
              <w:rPr>
                <w:rFonts w:hint="eastAsia"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val="en-US" w:eastAsia="zh-CN" w:bidi="ar"/>
              </w:rPr>
              <w:t>转化方式</w:t>
            </w:r>
          </w:p>
        </w:tc>
        <w:tc>
          <w:tcPr>
            <w:tcW w:w="561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2BF2F580">
            <w:pPr>
              <w:spacing w:line="360" w:lineRule="exact"/>
              <w:jc w:val="left"/>
              <w:rPr>
                <w:rFonts w:hint="eastAsia"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eastAsia="zh-CN" w:bidi="ar"/>
              </w:rPr>
              <w:t>下拉数据</w:t>
            </w:r>
            <w:r>
              <w:rPr>
                <w:rFonts w:hint="eastAsia" w:ascii="仿宋_GB2312" w:hAnsi="仿宋_GB2312" w:eastAsia="仿宋_GB2312" w:cs="仿宋_GB2312"/>
                <w:sz w:val="24"/>
                <w:szCs w:val="24"/>
                <w:lang w:bidi="ar"/>
              </w:rPr>
              <w:t>：</w:t>
            </w:r>
            <w:r>
              <w:rPr>
                <w:rFonts w:hint="eastAsia" w:ascii="仿宋_GB2312" w:hAnsi="仿宋_GB2312" w:eastAsia="仿宋_GB2312" w:cs="仿宋_GB2312"/>
                <w:sz w:val="24"/>
                <w:szCs w:val="24"/>
                <w:lang w:val="en-US" w:eastAsia="zh-CN" w:bidi="ar"/>
              </w:rPr>
              <w:t>向型号转化或向市场转化</w:t>
            </w:r>
          </w:p>
        </w:tc>
      </w:tr>
      <w:tr w14:paraId="545C30E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90" w:hRule="atLeast"/>
        </w:trPr>
        <w:tc>
          <w:tcPr>
            <w:tcW w:w="1079" w:type="dxa"/>
            <w:vMerge w:val="continue"/>
            <w:tcBorders>
              <w:left w:val="single" w:color="auto" w:sz="4" w:space="0"/>
              <w:right w:val="single" w:color="auto" w:sz="4" w:space="0"/>
            </w:tcBorders>
            <w:noWrap w:val="0"/>
            <w:tcMar>
              <w:top w:w="60" w:type="dxa"/>
              <w:left w:w="120" w:type="dxa"/>
              <w:bottom w:w="30" w:type="dxa"/>
              <w:right w:w="120" w:type="dxa"/>
            </w:tcMar>
            <w:vAlign w:val="center"/>
          </w:tcPr>
          <w:p w14:paraId="64CC5088">
            <w:pPr>
              <w:spacing w:line="360" w:lineRule="exact"/>
              <w:jc w:val="left"/>
              <w:rPr>
                <w:rFonts w:ascii="仿宋_GB2312" w:hAnsi="仿宋_GB2312" w:eastAsia="仿宋_GB2312" w:cs="仿宋_GB2312"/>
                <w:sz w:val="24"/>
                <w:szCs w:val="24"/>
                <w:lang w:val="en-US" w:eastAsia="zh-CN" w:bidi="ar-SA"/>
              </w:rPr>
            </w:pPr>
          </w:p>
        </w:tc>
        <w:tc>
          <w:tcPr>
            <w:tcW w:w="195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0C80CCAF">
            <w:pPr>
              <w:spacing w:line="360" w:lineRule="exact"/>
              <w:jc w:val="center"/>
              <w:rPr>
                <w:rFonts w:hint="eastAsia"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val="en-US" w:eastAsia="zh-CN" w:bidi="ar"/>
              </w:rPr>
              <w:t>转化形式</w:t>
            </w:r>
          </w:p>
        </w:tc>
        <w:tc>
          <w:tcPr>
            <w:tcW w:w="561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0B5E03D8">
            <w:pPr>
              <w:spacing w:line="360" w:lineRule="exact"/>
              <w:jc w:val="left"/>
              <w:rPr>
                <w:rFonts w:hint="eastAsia"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val="en-US" w:eastAsia="zh-CN" w:bidi="ar"/>
              </w:rPr>
              <w:t>与转化方式联动配置：转化方式选择向型号转化的，此处选择装机或未装机；转化方式选择向市场转化的，此处选择转让、许可、联合实施、作价投资、其他</w:t>
            </w:r>
          </w:p>
        </w:tc>
      </w:tr>
      <w:tr w14:paraId="51E9C99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90" w:hRule="atLeast"/>
        </w:trPr>
        <w:tc>
          <w:tcPr>
            <w:tcW w:w="1079" w:type="dxa"/>
            <w:vMerge w:val="continue"/>
            <w:tcBorders>
              <w:left w:val="single" w:color="auto" w:sz="4" w:space="0"/>
              <w:right w:val="single" w:color="auto" w:sz="4" w:space="0"/>
            </w:tcBorders>
            <w:noWrap w:val="0"/>
            <w:tcMar>
              <w:top w:w="60" w:type="dxa"/>
              <w:left w:w="120" w:type="dxa"/>
              <w:bottom w:w="30" w:type="dxa"/>
              <w:right w:w="120" w:type="dxa"/>
            </w:tcMar>
            <w:vAlign w:val="center"/>
          </w:tcPr>
          <w:p w14:paraId="4B954724">
            <w:pPr>
              <w:spacing w:line="360" w:lineRule="exact"/>
              <w:jc w:val="left"/>
              <w:rPr>
                <w:rFonts w:ascii="仿宋_GB2312" w:hAnsi="仿宋_GB2312" w:eastAsia="仿宋_GB2312" w:cs="仿宋_GB2312"/>
                <w:sz w:val="24"/>
                <w:szCs w:val="24"/>
              </w:rPr>
            </w:pPr>
          </w:p>
        </w:tc>
        <w:tc>
          <w:tcPr>
            <w:tcW w:w="195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7D39598A">
            <w:pPr>
              <w:spacing w:line="360" w:lineRule="exact"/>
              <w:jc w:val="center"/>
              <w:rPr>
                <w:rFonts w:hint="eastAsia" w:ascii="仿宋_GB2312" w:hAnsi="仿宋_GB2312" w:eastAsia="仿宋_GB2312" w:cs="仿宋_GB2312"/>
                <w:sz w:val="24"/>
                <w:szCs w:val="24"/>
                <w:lang w:bidi="ar"/>
              </w:rPr>
            </w:pPr>
            <w:r>
              <w:rPr>
                <w:rFonts w:hint="eastAsia" w:ascii="仿宋_GB2312" w:hAnsi="仿宋_GB2312" w:eastAsia="仿宋_GB2312" w:cs="仿宋_GB2312"/>
                <w:sz w:val="24"/>
                <w:szCs w:val="24"/>
                <w:lang w:bidi="ar"/>
              </w:rPr>
              <w:t>计划转化时间</w:t>
            </w:r>
          </w:p>
        </w:tc>
        <w:tc>
          <w:tcPr>
            <w:tcW w:w="561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120A10CD">
            <w:pPr>
              <w:widowControl/>
              <w:spacing w:line="360" w:lineRule="exact"/>
              <w:jc w:val="left"/>
              <w:textAlignment w:val="auto"/>
              <w:rPr>
                <w:rFonts w:hint="eastAsia" w:ascii="仿宋_GB2312" w:hAnsi="仿宋_GB2312" w:eastAsia="仿宋_GB2312" w:cs="仿宋_GB2312"/>
                <w:color w:val="auto"/>
                <w:sz w:val="24"/>
                <w:szCs w:val="24"/>
                <w:lang w:bidi="ar"/>
              </w:rPr>
            </w:pPr>
            <w:r>
              <w:rPr>
                <w:rFonts w:hint="eastAsia" w:ascii="仿宋_GB2312" w:hAnsi="仿宋_GB2312" w:eastAsia="仿宋_GB2312" w:cs="仿宋_GB2312"/>
                <w:sz w:val="24"/>
                <w:szCs w:val="24"/>
                <w:lang w:bidi="ar"/>
              </w:rPr>
              <w:t>填写成果转化预计完成的节点日期，支撑进度管控与到期预警</w:t>
            </w:r>
          </w:p>
        </w:tc>
      </w:tr>
      <w:tr w14:paraId="0FDBD77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90" w:hRule="atLeast"/>
        </w:trPr>
        <w:tc>
          <w:tcPr>
            <w:tcW w:w="1079" w:type="dxa"/>
            <w:vMerge w:val="continue"/>
            <w:tcBorders>
              <w:left w:val="single" w:color="auto" w:sz="4" w:space="0"/>
              <w:right w:val="single" w:color="auto" w:sz="4" w:space="0"/>
            </w:tcBorders>
            <w:noWrap w:val="0"/>
            <w:tcMar>
              <w:top w:w="60" w:type="dxa"/>
              <w:left w:w="120" w:type="dxa"/>
              <w:bottom w:w="30" w:type="dxa"/>
              <w:right w:w="120" w:type="dxa"/>
            </w:tcMar>
            <w:vAlign w:val="center"/>
          </w:tcPr>
          <w:p w14:paraId="459FDF79">
            <w:pPr>
              <w:spacing w:line="360" w:lineRule="exact"/>
              <w:jc w:val="left"/>
              <w:rPr>
                <w:rFonts w:ascii="仿宋_GB2312" w:hAnsi="仿宋_GB2312" w:eastAsia="仿宋_GB2312" w:cs="仿宋_GB2312"/>
                <w:sz w:val="24"/>
                <w:szCs w:val="24"/>
              </w:rPr>
            </w:pPr>
          </w:p>
        </w:tc>
        <w:tc>
          <w:tcPr>
            <w:tcW w:w="195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BAD549D">
            <w:pPr>
              <w:spacing w:line="360" w:lineRule="exact"/>
              <w:jc w:val="center"/>
              <w:rPr>
                <w:rFonts w:hint="eastAsia"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bidi="ar"/>
              </w:rPr>
              <w:t>实际转化时间</w:t>
            </w:r>
          </w:p>
        </w:tc>
        <w:tc>
          <w:tcPr>
            <w:tcW w:w="561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248F4C61">
            <w:pPr>
              <w:spacing w:line="360" w:lineRule="exact"/>
              <w:jc w:val="left"/>
              <w:rPr>
                <w:rFonts w:hint="eastAsia"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bidi="ar"/>
              </w:rPr>
              <w:t>填写成果正式落地、签署转化协议或完成应用的实际日期</w:t>
            </w:r>
          </w:p>
        </w:tc>
      </w:tr>
      <w:tr w14:paraId="1A23B23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90" w:hRule="atLeast"/>
        </w:trPr>
        <w:tc>
          <w:tcPr>
            <w:tcW w:w="1079" w:type="dxa"/>
            <w:vMerge w:val="continue"/>
            <w:tcBorders>
              <w:left w:val="single" w:color="auto" w:sz="4" w:space="0"/>
              <w:right w:val="single" w:color="auto" w:sz="4" w:space="0"/>
            </w:tcBorders>
            <w:noWrap w:val="0"/>
            <w:tcMar>
              <w:top w:w="60" w:type="dxa"/>
              <w:left w:w="120" w:type="dxa"/>
              <w:bottom w:w="30" w:type="dxa"/>
              <w:right w:w="120" w:type="dxa"/>
            </w:tcMar>
            <w:vAlign w:val="center"/>
          </w:tcPr>
          <w:p w14:paraId="765F765F">
            <w:pPr>
              <w:spacing w:line="360" w:lineRule="exact"/>
              <w:jc w:val="left"/>
              <w:rPr>
                <w:rFonts w:ascii="仿宋_GB2312" w:hAnsi="仿宋_GB2312" w:eastAsia="仿宋_GB2312" w:cs="仿宋_GB2312"/>
                <w:sz w:val="24"/>
                <w:szCs w:val="24"/>
              </w:rPr>
            </w:pPr>
          </w:p>
        </w:tc>
        <w:tc>
          <w:tcPr>
            <w:tcW w:w="195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625EBC8">
            <w:pPr>
              <w:spacing w:line="360" w:lineRule="exact"/>
              <w:jc w:val="center"/>
              <w:rPr>
                <w:rFonts w:hint="eastAsia"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val="en-US" w:eastAsia="zh-CN" w:bidi="ar"/>
              </w:rPr>
              <w:t>转化状态</w:t>
            </w:r>
          </w:p>
        </w:tc>
        <w:tc>
          <w:tcPr>
            <w:tcW w:w="561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6965DA9A">
            <w:pPr>
              <w:spacing w:line="360" w:lineRule="exact"/>
              <w:jc w:val="left"/>
              <w:rPr>
                <w:rFonts w:hint="eastAsia"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eastAsia="zh-CN" w:bidi="ar"/>
              </w:rPr>
              <w:t>下拉数据</w:t>
            </w:r>
            <w:r>
              <w:rPr>
                <w:rFonts w:hint="eastAsia" w:ascii="仿宋_GB2312" w:hAnsi="仿宋_GB2312" w:eastAsia="仿宋_GB2312" w:cs="仿宋_GB2312"/>
                <w:sz w:val="24"/>
                <w:szCs w:val="24"/>
                <w:lang w:bidi="ar"/>
              </w:rPr>
              <w:t>：</w:t>
            </w:r>
            <w:r>
              <w:rPr>
                <w:rFonts w:hint="eastAsia" w:ascii="仿宋_GB2312" w:hAnsi="仿宋_GB2312" w:eastAsia="仿宋_GB2312" w:cs="仿宋_GB2312"/>
                <w:sz w:val="24"/>
                <w:szCs w:val="24"/>
                <w:lang w:val="en-US" w:eastAsia="zh-CN" w:bidi="ar"/>
              </w:rPr>
              <w:t>包含未启动、洽谈中、已签协议、已完成等。系统自动匹配全局四色状态规则：已完成闭环（绿）、正常推进（蓝，距计划转化时间＞30 天）、临期预警（黄，距计划转化时间≤30 天）、逾期未完成（红，超计划转化时间）</w:t>
            </w:r>
          </w:p>
        </w:tc>
      </w:tr>
      <w:tr w14:paraId="7830618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90" w:hRule="atLeast"/>
        </w:trPr>
        <w:tc>
          <w:tcPr>
            <w:tcW w:w="1079" w:type="dxa"/>
            <w:vMerge w:val="continue"/>
            <w:tcBorders>
              <w:left w:val="single" w:color="auto" w:sz="4" w:space="0"/>
              <w:right w:val="single" w:color="auto" w:sz="4" w:space="0"/>
            </w:tcBorders>
            <w:noWrap w:val="0"/>
            <w:tcMar>
              <w:top w:w="60" w:type="dxa"/>
              <w:left w:w="120" w:type="dxa"/>
              <w:bottom w:w="30" w:type="dxa"/>
              <w:right w:w="120" w:type="dxa"/>
            </w:tcMar>
            <w:vAlign w:val="center"/>
          </w:tcPr>
          <w:p w14:paraId="1D0C677D">
            <w:pPr>
              <w:spacing w:line="360" w:lineRule="exact"/>
              <w:jc w:val="left"/>
              <w:rPr>
                <w:rFonts w:ascii="仿宋_GB2312" w:hAnsi="仿宋_GB2312" w:eastAsia="仿宋_GB2312" w:cs="仿宋_GB2312"/>
                <w:sz w:val="24"/>
                <w:szCs w:val="24"/>
              </w:rPr>
            </w:pPr>
          </w:p>
        </w:tc>
        <w:tc>
          <w:tcPr>
            <w:tcW w:w="195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5C91EAC9">
            <w:pPr>
              <w:spacing w:line="360" w:lineRule="exact"/>
              <w:jc w:val="center"/>
              <w:rPr>
                <w:rFonts w:hint="eastAsia"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val="en-US" w:eastAsia="zh-CN" w:bidi="ar"/>
              </w:rPr>
              <w:t>转化简介</w:t>
            </w:r>
          </w:p>
        </w:tc>
        <w:tc>
          <w:tcPr>
            <w:tcW w:w="561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0D1DF610">
            <w:pPr>
              <w:spacing w:line="360" w:lineRule="exact"/>
              <w:jc w:val="left"/>
              <w:rPr>
                <w:rFonts w:hint="eastAsia"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val="en-US" w:eastAsia="zh-CN" w:bidi="ar"/>
              </w:rPr>
              <w:t>转化方式选择向型号转化的，需包含转化任务、完成时间、应用对象、应用单位等内容，并写明纳入哪年公司预先研究成果转化工作计划；转化方式选择向市场转化的，需包含交易对象、合作对象（如有）、合同金额、转化净收益、是否奖励分配等内容</w:t>
            </w:r>
          </w:p>
        </w:tc>
      </w:tr>
      <w:tr w14:paraId="7504846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90" w:hRule="atLeast"/>
        </w:trPr>
        <w:tc>
          <w:tcPr>
            <w:tcW w:w="1079" w:type="dxa"/>
            <w:vMerge w:val="continue"/>
            <w:tcBorders>
              <w:left w:val="single" w:color="auto" w:sz="4" w:space="0"/>
              <w:right w:val="single" w:color="auto" w:sz="4" w:space="0"/>
            </w:tcBorders>
            <w:noWrap w:val="0"/>
            <w:tcMar>
              <w:top w:w="60" w:type="dxa"/>
              <w:left w:w="120" w:type="dxa"/>
              <w:bottom w:w="30" w:type="dxa"/>
              <w:right w:w="120" w:type="dxa"/>
            </w:tcMar>
            <w:vAlign w:val="center"/>
          </w:tcPr>
          <w:p w14:paraId="08DEF47C">
            <w:pPr>
              <w:spacing w:line="360" w:lineRule="exact"/>
              <w:jc w:val="left"/>
              <w:rPr>
                <w:rFonts w:ascii="仿宋_GB2312" w:hAnsi="仿宋_GB2312" w:eastAsia="仿宋_GB2312" w:cs="仿宋_GB2312"/>
                <w:sz w:val="24"/>
                <w:szCs w:val="24"/>
              </w:rPr>
            </w:pPr>
          </w:p>
        </w:tc>
        <w:tc>
          <w:tcPr>
            <w:tcW w:w="195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2A587EDC">
            <w:pPr>
              <w:spacing w:line="360" w:lineRule="exact"/>
              <w:jc w:val="center"/>
              <w:rPr>
                <w:rFonts w:hint="eastAsia"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val="en-US" w:eastAsia="zh-CN" w:bidi="ar"/>
              </w:rPr>
              <w:t>责任单位</w:t>
            </w:r>
          </w:p>
        </w:tc>
        <w:tc>
          <w:tcPr>
            <w:tcW w:w="561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10BD4184">
            <w:pPr>
              <w:widowControl/>
              <w:spacing w:line="360" w:lineRule="exact"/>
              <w:jc w:val="left"/>
              <w:textAlignment w:val="auto"/>
              <w:rPr>
                <w:rFonts w:hint="eastAsia" w:ascii="仿宋_GB2312" w:hAnsi="仿宋_GB2312" w:eastAsia="仿宋_GB2312" w:cs="仿宋_GB2312"/>
                <w:color w:val="auto"/>
                <w:sz w:val="24"/>
                <w:szCs w:val="24"/>
                <w:lang w:val="en-US" w:eastAsia="zh-CN" w:bidi="ar"/>
              </w:rPr>
            </w:pPr>
            <w:r>
              <w:rPr>
                <w:rFonts w:hint="eastAsia" w:ascii="仿宋_GB2312" w:hAnsi="仿宋_GB2312" w:eastAsia="仿宋_GB2312" w:cs="仿宋_GB2312"/>
                <w:sz w:val="24"/>
                <w:szCs w:val="24"/>
                <w:lang w:val="en-US" w:eastAsia="zh-CN" w:bidi="ar"/>
              </w:rPr>
              <w:t>明确开展成果转化的公司或各单位</w:t>
            </w:r>
            <w:r>
              <w:rPr>
                <w:rFonts w:hint="eastAsia" w:ascii="仿宋_GB2312" w:hAnsi="仿宋_GB2312" w:eastAsia="仿宋_GB2312" w:cs="仿宋_GB2312"/>
                <w:sz w:val="24"/>
                <w:szCs w:val="24"/>
                <w:lang w:bidi="ar"/>
              </w:rPr>
              <w:t>责任主体</w:t>
            </w:r>
          </w:p>
        </w:tc>
      </w:tr>
      <w:tr w14:paraId="294573F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90" w:hRule="atLeast"/>
        </w:trPr>
        <w:tc>
          <w:tcPr>
            <w:tcW w:w="1079" w:type="dxa"/>
            <w:vMerge w:val="continue"/>
            <w:tcBorders>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20A9E2D9">
            <w:pPr>
              <w:spacing w:line="360" w:lineRule="exact"/>
              <w:jc w:val="left"/>
              <w:rPr>
                <w:rFonts w:ascii="仿宋_GB2312" w:hAnsi="仿宋_GB2312" w:eastAsia="仿宋_GB2312" w:cs="仿宋_GB2312"/>
                <w:sz w:val="24"/>
                <w:szCs w:val="24"/>
              </w:rPr>
            </w:pPr>
          </w:p>
        </w:tc>
        <w:tc>
          <w:tcPr>
            <w:tcW w:w="195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5D046741">
            <w:pPr>
              <w:spacing w:line="360" w:lineRule="exact"/>
              <w:jc w:val="center"/>
              <w:rPr>
                <w:rFonts w:hint="eastAsia" w:ascii="仿宋_GB2312" w:hAnsi="仿宋_GB2312" w:eastAsia="仿宋_GB2312" w:cs="仿宋_GB2312"/>
                <w:sz w:val="24"/>
                <w:szCs w:val="24"/>
                <w:lang w:val="en-US" w:eastAsia="zh-CN" w:bidi="ar"/>
              </w:rPr>
            </w:pPr>
            <w:r>
              <w:rPr>
                <w:rFonts w:hint="eastAsia" w:ascii="仿宋_GB2312" w:hAnsi="仿宋_GB2312" w:eastAsia="仿宋_GB2312" w:cs="仿宋_GB2312"/>
                <w:sz w:val="24"/>
                <w:szCs w:val="24"/>
                <w:lang w:bidi="ar"/>
              </w:rPr>
              <w:t>关联交付物数量</w:t>
            </w:r>
          </w:p>
        </w:tc>
        <w:tc>
          <w:tcPr>
            <w:tcW w:w="561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2DFF522B">
            <w:pPr>
              <w:widowControl/>
              <w:spacing w:line="360" w:lineRule="exact"/>
              <w:jc w:val="left"/>
              <w:textAlignment w:val="auto"/>
              <w:rPr>
                <w:rFonts w:hint="eastAsia" w:ascii="仿宋_GB2312" w:hAnsi="仿宋_GB2312" w:eastAsia="仿宋_GB2312" w:cs="仿宋_GB2312"/>
                <w:color w:val="auto"/>
                <w:sz w:val="24"/>
                <w:szCs w:val="24"/>
                <w:lang w:val="en-US" w:eastAsia="zh-CN" w:bidi="ar"/>
              </w:rPr>
            </w:pPr>
            <w:r>
              <w:rPr>
                <w:rFonts w:hint="eastAsia" w:ascii="仿宋_GB2312" w:hAnsi="仿宋_GB2312" w:eastAsia="仿宋_GB2312" w:cs="仿宋_GB2312"/>
                <w:sz w:val="24"/>
                <w:szCs w:val="24"/>
                <w:lang w:bidi="ar"/>
              </w:rPr>
              <w:t>系统自动统计该成果包绑定的交付物总项数</w:t>
            </w:r>
            <w:commentRangeEnd w:id="4"/>
            <w:r>
              <w:commentReference w:id="4"/>
            </w:r>
          </w:p>
        </w:tc>
      </w:tr>
    </w:tbl>
    <w:p w14:paraId="03D702DB">
      <w:pPr>
        <w:spacing w:line="580" w:lineRule="exact"/>
        <w:ind w:firstLine="640" w:firstLineChars="200"/>
        <w:jc w:val="left"/>
        <w:outlineLvl w:val="2"/>
        <w:rPr>
          <w:rFonts w:ascii="仿宋_GB2312" w:hAnsi="仿宋_GB2312" w:eastAsia="仿宋_GB2312" w:cs="仿宋_GB2312"/>
          <w:sz w:val="32"/>
          <w:szCs w:val="32"/>
        </w:rPr>
      </w:pPr>
      <w:r>
        <w:rPr>
          <w:rFonts w:hint="eastAsia" w:ascii="仿宋_GB2312" w:hAnsi="仿宋_GB2312" w:eastAsia="仿宋_GB2312" w:cs="仿宋_GB2312"/>
          <w:sz w:val="32"/>
          <w:szCs w:val="32"/>
        </w:rPr>
        <w:t>2.可视化看板</w:t>
      </w:r>
    </w:p>
    <w:p w14:paraId="68433F67">
      <w:pPr>
        <w:spacing w:line="580" w:lineRule="exact"/>
        <w:ind w:firstLine="640" w:firstLineChars="200"/>
        <w:jc w:val="left"/>
        <w:rPr>
          <w:rFonts w:hint="eastAsia" w:ascii="仿宋_GB2312" w:hAnsi="仿宋_GB2312" w:eastAsia="仿宋_GB2312" w:cs="仿宋_GB2312"/>
          <w:sz w:val="32"/>
          <w:szCs w:val="32"/>
        </w:rPr>
      </w:pPr>
      <w:commentRangeStart w:id="5"/>
      <w:r>
        <w:rPr>
          <w:rFonts w:hint="eastAsia" w:ascii="仿宋_GB2312" w:hAnsi="仿宋_GB2312" w:eastAsia="仿宋_GB2312" w:cs="仿宋_GB2312"/>
          <w:sz w:val="32"/>
          <w:szCs w:val="32"/>
        </w:rPr>
        <w:t>看板基于台账底层数据自动运算渲染，采用柱状图、看板基于台账底层数据自动运算渲染，采用柱状图、饼图、折线图、指标卡片、预警榜单等形式，从项目数量分布、各类经费收支执行、项目实施进度、</w:t>
      </w:r>
      <w:r>
        <w:rPr>
          <w:rFonts w:hint="eastAsia" w:ascii="仿宋_GB2312" w:hAnsi="仿宋_GB2312" w:eastAsia="仿宋_GB2312" w:cs="仿宋_GB2312"/>
          <w:sz w:val="32"/>
          <w:szCs w:val="32"/>
          <w:lang w:val="en-US" w:eastAsia="zh-CN"/>
        </w:rPr>
        <w:t>交付物</w:t>
      </w:r>
      <w:r>
        <w:rPr>
          <w:rFonts w:hint="eastAsia" w:ascii="仿宋_GB2312" w:hAnsi="仿宋_GB2312" w:eastAsia="仿宋_GB2312" w:cs="仿宋_GB2312"/>
          <w:sz w:val="32"/>
          <w:szCs w:val="32"/>
        </w:rPr>
        <w:t>产出、项目风险预警</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成果转化六</w:t>
      </w:r>
      <w:r>
        <w:rPr>
          <w:rFonts w:hint="eastAsia" w:ascii="仿宋_GB2312" w:hAnsi="仿宋_GB2312" w:eastAsia="仿宋_GB2312" w:cs="仿宋_GB2312"/>
          <w:sz w:val="32"/>
          <w:szCs w:val="32"/>
        </w:rPr>
        <w:t>大维度进行可视化展示。本功能为总部专属分析模块，系统支持按年度、承担单位、项目来源、项目层级及细分渠道进行数据筛选。</w:t>
      </w:r>
    </w:p>
    <w:p w14:paraId="11D31C09">
      <w:pPr>
        <w:spacing w:line="580" w:lineRule="exact"/>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系统按照统一规则展示项目四色状态，结合里程碑 30 天临期预警机制，对逾期里程碑、</w:t>
      </w:r>
      <w:r>
        <w:rPr>
          <w:rFonts w:hint="eastAsia" w:ascii="仿宋_GB2312" w:hAnsi="仿宋_GB2312" w:eastAsia="仿宋_GB2312" w:cs="仿宋_GB2312"/>
          <w:sz w:val="32"/>
          <w:szCs w:val="32"/>
          <w:lang w:eastAsia="zh-CN"/>
        </w:rPr>
        <w:t>待办</w:t>
      </w:r>
      <w:r>
        <w:rPr>
          <w:rFonts w:hint="eastAsia" w:ascii="仿宋_GB2312" w:hAnsi="仿宋_GB2312" w:eastAsia="仿宋_GB2312" w:cs="仿宋_GB2312"/>
          <w:sz w:val="32"/>
          <w:szCs w:val="32"/>
        </w:rPr>
        <w:t>计划超期、验收超期、经费异常、关键节点滞后等问题项目高亮预警；点击图表指标可联动跳转至对应项目台账明细，溯源项目全生命周期资料。看板面向管理团队、财务团队、一级责任总师开放查看权限，直观呈现公司预研项目整体运行态势，依托整合后的全量业务数据实现智能分析与风险管控，支撑总部管理决策。</w:t>
      </w:r>
      <w:commentRangeEnd w:id="5"/>
      <w:r>
        <w:commentReference w:id="5"/>
      </w:r>
    </w:p>
    <w:p w14:paraId="3B0BF9C8">
      <w:pPr>
        <w:spacing w:line="580" w:lineRule="exact"/>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样例如下：</w:t>
      </w:r>
    </w:p>
    <w:p w14:paraId="79B13A41">
      <w:pPr>
        <w:spacing w:line="580" w:lineRule="exact"/>
        <w:ind w:firstLine="640" w:firstLineChars="200"/>
        <w:jc w:val="left"/>
        <w:rPr>
          <w:rFonts w:hint="eastAsia" w:ascii="仿宋_GB2312" w:hAnsi="仿宋_GB2312" w:eastAsia="仿宋_GB2312" w:cs="仿宋_GB2312"/>
          <w:sz w:val="32"/>
          <w:szCs w:val="32"/>
        </w:rPr>
      </w:pPr>
    </w:p>
    <w:p w14:paraId="53DAEB05">
      <w:pPr>
        <w:spacing w:line="560" w:lineRule="exact"/>
        <w:ind w:firstLine="420" w:firstLineChars="200"/>
        <w:jc w:val="left"/>
        <w:outlineLvl w:val="1"/>
        <w:rPr>
          <w:rFonts w:hint="eastAsia" w:ascii="楷体_GB2312" w:hAnsi="楷体_GB2312" w:eastAsia="楷体_GB2312" w:cs="楷体_GB2312"/>
          <w:bCs/>
          <w:sz w:val="32"/>
          <w:szCs w:val="32"/>
        </w:rPr>
      </w:pPr>
      <w:r>
        <w:drawing>
          <wp:anchor distT="0" distB="0" distL="114300" distR="114300" simplePos="0" relativeHeight="251664384" behindDoc="0" locked="0" layoutInCell="1" allowOverlap="1">
            <wp:simplePos x="0" y="0"/>
            <wp:positionH relativeFrom="column">
              <wp:posOffset>-328295</wp:posOffset>
            </wp:positionH>
            <wp:positionV relativeFrom="paragraph">
              <wp:posOffset>99060</wp:posOffset>
            </wp:positionV>
            <wp:extent cx="5848985" cy="2939415"/>
            <wp:effectExtent l="0" t="0" r="0" b="0"/>
            <wp:wrapTopAndBottom/>
            <wp:docPr id="27" name="图片 1" descr="C:/Users/56217/Desktop/ScreenShot_2026-06-23_150408_182.pngScreenShot_2026-06-23_150408_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descr="C:/Users/56217/Desktop/ScreenShot_2026-06-23_150408_182.pngScreenShot_2026-06-23_150408_182"/>
                    <pic:cNvPicPr>
                      <a:picLocks noChangeAspect="1"/>
                    </pic:cNvPicPr>
                  </pic:nvPicPr>
                  <pic:blipFill>
                    <a:blip r:embed="rId10"/>
                    <a:srcRect l="449" r="179"/>
                    <a:stretch>
                      <a:fillRect/>
                    </a:stretch>
                  </pic:blipFill>
                  <pic:spPr>
                    <a:xfrm>
                      <a:off x="0" y="0"/>
                      <a:ext cx="5848985" cy="2939415"/>
                    </a:xfrm>
                    <a:prstGeom prst="rect">
                      <a:avLst/>
                    </a:prstGeom>
                    <a:noFill/>
                    <a:ln>
                      <a:noFill/>
                    </a:ln>
                  </pic:spPr>
                </pic:pic>
              </a:graphicData>
            </a:graphic>
          </wp:anchor>
        </w:drawing>
      </w:r>
      <w:r>
        <w:rPr>
          <w:rFonts w:hint="eastAsia" w:ascii="楷体_GB2312" w:hAnsi="楷体_GB2312" w:eastAsia="楷体_GB2312" w:cs="楷体_GB2312"/>
          <w:bCs/>
          <w:sz w:val="32"/>
          <w:szCs w:val="32"/>
        </w:rPr>
        <w:t>（二）立项阶段</w:t>
      </w:r>
    </w:p>
    <w:p w14:paraId="5433E16B">
      <w:pPr>
        <w:spacing w:line="580" w:lineRule="exact"/>
        <w:ind w:firstLine="640" w:firstLineChars="200"/>
        <w:jc w:val="left"/>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立项阶段</w:t>
      </w:r>
      <w:r>
        <w:rPr>
          <w:rFonts w:hint="eastAsia" w:ascii="仿宋_GB2312" w:hAnsi="仿宋_GB2312" w:eastAsia="仿宋_GB2312" w:cs="仿宋_GB2312"/>
          <w:sz w:val="32"/>
          <w:szCs w:val="32"/>
          <w:lang w:eastAsia="zh-CN"/>
        </w:rPr>
        <w:t>的</w:t>
      </w:r>
      <w:r>
        <w:rPr>
          <w:rFonts w:hint="eastAsia" w:ascii="仿宋_GB2312" w:hAnsi="仿宋_GB2312" w:eastAsia="仿宋_GB2312" w:cs="仿宋_GB2312"/>
          <w:sz w:val="32"/>
          <w:szCs w:val="32"/>
        </w:rPr>
        <w:t>核心</w:t>
      </w:r>
      <w:r>
        <w:rPr>
          <w:rFonts w:hint="eastAsia" w:ascii="仿宋_GB2312" w:hAnsi="仿宋_GB2312" w:eastAsia="仿宋_GB2312" w:cs="仿宋_GB2312"/>
          <w:sz w:val="32"/>
          <w:szCs w:val="32"/>
          <w:lang w:val="en-US" w:eastAsia="zh-CN"/>
        </w:rPr>
        <w:t>在于</w:t>
      </w:r>
      <w:r>
        <w:rPr>
          <w:rFonts w:hint="eastAsia" w:ascii="仿宋_GB2312" w:hAnsi="仿宋_GB2312" w:eastAsia="仿宋_GB2312" w:cs="仿宋_GB2312"/>
          <w:sz w:val="32"/>
          <w:szCs w:val="32"/>
        </w:rPr>
        <w:t>申报审批+立项备案</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此阶段</w:t>
      </w:r>
      <w:r>
        <w:rPr>
          <w:rFonts w:ascii="仿宋_GB2312" w:hAnsi="仿宋_GB2312" w:eastAsia="仿宋_GB2312" w:cs="仿宋_GB2312"/>
          <w:sz w:val="32"/>
          <w:szCs w:val="32"/>
        </w:rPr>
        <w:t>根据不同类型渠道项目，差异化上传对应佐证材料，</w:t>
      </w:r>
      <w:r>
        <w:rPr>
          <w:rFonts w:hint="eastAsia" w:ascii="仿宋_GB2312" w:hAnsi="仿宋_GB2312" w:eastAsia="仿宋_GB2312" w:cs="仿宋_GB2312"/>
          <w:sz w:val="32"/>
          <w:szCs w:val="32"/>
        </w:rPr>
        <w:t>用户首先选择项目来源，</w:t>
      </w:r>
      <w:r>
        <w:rPr>
          <w:rFonts w:ascii="仿宋_GB2312" w:hAnsi="仿宋_GB2312" w:eastAsia="仿宋_GB2312" w:cs="仿宋_GB2312"/>
          <w:sz w:val="32"/>
          <w:szCs w:val="32"/>
        </w:rPr>
        <w:t>系统可</w:t>
      </w:r>
      <w:r>
        <w:rPr>
          <w:rFonts w:hint="eastAsia" w:ascii="仿宋_GB2312" w:hAnsi="仿宋_GB2312" w:eastAsia="仿宋_GB2312" w:cs="仿宋_GB2312"/>
          <w:sz w:val="32"/>
          <w:szCs w:val="32"/>
        </w:rPr>
        <w:t>根据</w:t>
      </w:r>
      <w:r>
        <w:rPr>
          <w:rFonts w:ascii="仿宋_GB2312" w:hAnsi="仿宋_GB2312" w:eastAsia="仿宋_GB2312" w:cs="仿宋_GB2312"/>
          <w:sz w:val="32"/>
          <w:szCs w:val="32"/>
        </w:rPr>
        <w:t>所选项目来源，自适应展示对应附件填报栏目，非本项目类别所需的材料字段锁定不可编辑</w:t>
      </w:r>
      <w:r>
        <w:rPr>
          <w:rFonts w:hint="eastAsia" w:ascii="仿宋_GB2312" w:hAnsi="仿宋_GB2312" w:eastAsia="仿宋_GB2312" w:cs="仿宋_GB2312"/>
          <w:sz w:val="32"/>
          <w:szCs w:val="32"/>
          <w:lang w:eastAsia="zh-CN"/>
        </w:rPr>
        <w:t>。</w:t>
      </w:r>
    </w:p>
    <w:p w14:paraId="5FAA727B">
      <w:pPr>
        <w:spacing w:line="580" w:lineRule="exact"/>
        <w:ind w:firstLine="420" w:firstLineChars="200"/>
        <w:jc w:val="left"/>
        <w:rPr>
          <w:rFonts w:hint="eastAsia" w:ascii="仿宋_GB2312" w:hAnsi="仿宋_GB2312" w:eastAsia="仿宋_GB2312" w:cs="仿宋_GB2312"/>
          <w:sz w:val="32"/>
          <w:szCs w:val="32"/>
          <w:lang w:val="en-US" w:eastAsia="zh-CN"/>
        </w:rPr>
      </w:pPr>
      <w:r>
        <mc:AlternateContent>
          <mc:Choice Requires="wpg">
            <w:drawing>
              <wp:anchor distT="0" distB="0" distL="114300" distR="114300" simplePos="0" relativeHeight="251662336" behindDoc="0" locked="0" layoutInCell="1" allowOverlap="1">
                <wp:simplePos x="0" y="0"/>
                <wp:positionH relativeFrom="column">
                  <wp:posOffset>1220470</wp:posOffset>
                </wp:positionH>
                <wp:positionV relativeFrom="paragraph">
                  <wp:posOffset>2032635</wp:posOffset>
                </wp:positionV>
                <wp:extent cx="2950210" cy="6592570"/>
                <wp:effectExtent l="0" t="0" r="2540" b="17780"/>
                <wp:wrapTopAndBottom/>
                <wp:docPr id="4" name="组合 22"/>
                <wp:cNvGraphicFramePr/>
                <a:graphic xmlns:a="http://schemas.openxmlformats.org/drawingml/2006/main">
                  <a:graphicData uri="http://schemas.microsoft.com/office/word/2010/wordprocessingGroup">
                    <wpg:wgp>
                      <wpg:cNvGrpSpPr/>
                      <wpg:grpSpPr>
                        <a:xfrm>
                          <a:off x="0" y="0"/>
                          <a:ext cx="2950210" cy="6592570"/>
                          <a:chOff x="5774" y="218"/>
                          <a:chExt cx="5861" cy="15026"/>
                        </a:xfrm>
                      </wpg:grpSpPr>
                      <pic:pic xmlns:pic="http://schemas.openxmlformats.org/drawingml/2006/picture">
                        <pic:nvPicPr>
                          <pic:cNvPr id="5" name="图片 3"/>
                          <pic:cNvPicPr>
                            <a:picLocks noChangeAspect="1"/>
                          </pic:cNvPicPr>
                        </pic:nvPicPr>
                        <pic:blipFill>
                          <a:blip r:embed="rId11"/>
                          <a:srcRect t="1951" b="1962"/>
                          <a:stretch>
                            <a:fillRect/>
                          </a:stretch>
                        </pic:blipFill>
                        <pic:spPr>
                          <a:xfrm>
                            <a:off x="5774" y="302"/>
                            <a:ext cx="5861" cy="14942"/>
                          </a:xfrm>
                          <a:prstGeom prst="rect">
                            <a:avLst/>
                          </a:prstGeom>
                        </pic:spPr>
                      </pic:pic>
                      <pic:pic xmlns:pic="http://schemas.openxmlformats.org/drawingml/2006/picture">
                        <pic:nvPicPr>
                          <pic:cNvPr id="6" name="图片 4"/>
                          <pic:cNvPicPr>
                            <a:picLocks noChangeAspect="1"/>
                          </pic:cNvPicPr>
                        </pic:nvPicPr>
                        <pic:blipFill>
                          <a:blip r:embed="rId12"/>
                          <a:stretch>
                            <a:fillRect/>
                          </a:stretch>
                        </pic:blipFill>
                        <pic:spPr>
                          <a:xfrm>
                            <a:off x="8860" y="424"/>
                            <a:ext cx="1379" cy="1729"/>
                          </a:xfrm>
                          <a:prstGeom prst="rect">
                            <a:avLst/>
                          </a:prstGeom>
                        </pic:spPr>
                      </pic:pic>
                      <pic:pic xmlns:pic="http://schemas.openxmlformats.org/drawingml/2006/picture">
                        <pic:nvPicPr>
                          <pic:cNvPr id="7" name="图片 6"/>
                          <pic:cNvPicPr>
                            <a:picLocks noChangeAspect="1"/>
                          </pic:cNvPicPr>
                        </pic:nvPicPr>
                        <pic:blipFill>
                          <a:blip r:embed="rId12"/>
                          <a:stretch>
                            <a:fillRect/>
                          </a:stretch>
                        </pic:blipFill>
                        <pic:spPr>
                          <a:xfrm>
                            <a:off x="7622" y="218"/>
                            <a:ext cx="1851" cy="1113"/>
                          </a:xfrm>
                          <a:prstGeom prst="rect">
                            <a:avLst/>
                          </a:prstGeom>
                        </pic:spPr>
                      </pic:pic>
                      <pic:pic xmlns:pic="http://schemas.openxmlformats.org/drawingml/2006/picture">
                        <pic:nvPicPr>
                          <pic:cNvPr id="14" name="图片 5"/>
                          <pic:cNvPicPr>
                            <a:picLocks noChangeAspect="1"/>
                          </pic:cNvPicPr>
                        </pic:nvPicPr>
                        <pic:blipFill>
                          <a:blip r:embed="rId13"/>
                          <a:stretch>
                            <a:fillRect/>
                          </a:stretch>
                        </pic:blipFill>
                        <pic:spPr>
                          <a:xfrm>
                            <a:off x="7361" y="322"/>
                            <a:ext cx="1688" cy="603"/>
                          </a:xfrm>
                          <a:prstGeom prst="rect">
                            <a:avLst/>
                          </a:prstGeom>
                        </pic:spPr>
                      </pic:pic>
                      <pic:pic xmlns:pic="http://schemas.openxmlformats.org/drawingml/2006/picture">
                        <pic:nvPicPr>
                          <pic:cNvPr id="15" name="图片 7"/>
                          <pic:cNvPicPr>
                            <a:picLocks noChangeAspect="1"/>
                          </pic:cNvPicPr>
                        </pic:nvPicPr>
                        <pic:blipFill>
                          <a:blip r:embed="rId14"/>
                          <a:stretch>
                            <a:fillRect/>
                          </a:stretch>
                        </pic:blipFill>
                        <pic:spPr>
                          <a:xfrm>
                            <a:off x="8020" y="911"/>
                            <a:ext cx="150" cy="421"/>
                          </a:xfrm>
                          <a:prstGeom prst="rect">
                            <a:avLst/>
                          </a:prstGeom>
                        </pic:spPr>
                      </pic:pic>
                      <pic:pic xmlns:pic="http://schemas.openxmlformats.org/drawingml/2006/picture">
                        <pic:nvPicPr>
                          <pic:cNvPr id="16" name="图片 9"/>
                          <pic:cNvPicPr>
                            <a:picLocks noChangeAspect="1"/>
                          </pic:cNvPicPr>
                        </pic:nvPicPr>
                        <pic:blipFill>
                          <a:blip r:embed="rId15"/>
                          <a:stretch>
                            <a:fillRect/>
                          </a:stretch>
                        </pic:blipFill>
                        <pic:spPr>
                          <a:xfrm>
                            <a:off x="6914" y="2562"/>
                            <a:ext cx="2225" cy="263"/>
                          </a:xfrm>
                          <a:prstGeom prst="rect">
                            <a:avLst/>
                          </a:prstGeom>
                        </pic:spPr>
                      </pic:pic>
                      <pic:pic xmlns:pic="http://schemas.openxmlformats.org/drawingml/2006/picture">
                        <pic:nvPicPr>
                          <pic:cNvPr id="17" name="图片 8"/>
                          <pic:cNvPicPr>
                            <a:picLocks noChangeAspect="1"/>
                          </pic:cNvPicPr>
                        </pic:nvPicPr>
                        <pic:blipFill>
                          <a:blip r:embed="rId16"/>
                          <a:stretch>
                            <a:fillRect/>
                          </a:stretch>
                        </pic:blipFill>
                        <pic:spPr>
                          <a:xfrm>
                            <a:off x="7361" y="2583"/>
                            <a:ext cx="1463" cy="181"/>
                          </a:xfrm>
                          <a:prstGeom prst="rect">
                            <a:avLst/>
                          </a:prstGeom>
                        </pic:spPr>
                      </pic:pic>
                      <pic:pic xmlns:pic="http://schemas.openxmlformats.org/drawingml/2006/picture">
                        <pic:nvPicPr>
                          <pic:cNvPr id="18" name="图片 10"/>
                          <pic:cNvPicPr>
                            <a:picLocks noChangeAspect="1"/>
                          </pic:cNvPicPr>
                        </pic:nvPicPr>
                        <pic:blipFill>
                          <a:blip r:embed="rId17"/>
                          <a:stretch>
                            <a:fillRect/>
                          </a:stretch>
                        </pic:blipFill>
                        <pic:spPr>
                          <a:xfrm>
                            <a:off x="8773" y="2562"/>
                            <a:ext cx="300" cy="230"/>
                          </a:xfrm>
                          <a:prstGeom prst="rect">
                            <a:avLst/>
                          </a:prstGeom>
                        </pic:spPr>
                      </pic:pic>
                      <pic:pic xmlns:pic="http://schemas.openxmlformats.org/drawingml/2006/picture">
                        <pic:nvPicPr>
                          <pic:cNvPr id="19" name="图片 12"/>
                          <pic:cNvPicPr>
                            <a:picLocks noChangeAspect="1"/>
                          </pic:cNvPicPr>
                        </pic:nvPicPr>
                        <pic:blipFill>
                          <a:blip r:embed="rId13"/>
                          <a:stretch>
                            <a:fillRect/>
                          </a:stretch>
                        </pic:blipFill>
                        <pic:spPr>
                          <a:xfrm>
                            <a:off x="5994" y="11080"/>
                            <a:ext cx="1688" cy="603"/>
                          </a:xfrm>
                          <a:prstGeom prst="rect">
                            <a:avLst/>
                          </a:prstGeom>
                        </pic:spPr>
                      </pic:pic>
                      <wps:wsp>
                        <wps:cNvPr id="20" name="曲线连接符 11"/>
                        <wps:cNvCnPr/>
                        <wps:spPr>
                          <a:xfrm rot="10800000" flipV="1">
                            <a:off x="6707" y="10711"/>
                            <a:ext cx="925" cy="514"/>
                          </a:xfrm>
                          <a:prstGeom prst="curvedConnector3">
                            <a:avLst>
                              <a:gd name="adj1" fmla="val 99675"/>
                            </a:avLst>
                          </a:prstGeom>
                          <a:ln w="0">
                            <a:solidFill>
                              <a:schemeClr val="bg2">
                                <a:lumMod val="75000"/>
                              </a:schemeClr>
                            </a:solidFill>
                            <a:tailEnd type="triangle"/>
                          </a:ln>
                        </wps:spPr>
                        <wps:style>
                          <a:lnRef idx="2">
                            <a:schemeClr val="accent1"/>
                          </a:lnRef>
                          <a:fillRef idx="0">
                            <a:srgbClr val="FFFFFF"/>
                          </a:fillRef>
                          <a:effectRef idx="0">
                            <a:srgbClr val="FFFFFF"/>
                          </a:effectRef>
                          <a:fontRef idx="minor">
                            <a:schemeClr val="tx1"/>
                          </a:fontRef>
                        </wps:style>
                        <wps:bodyPr/>
                      </wps:wsp>
                      <pic:pic xmlns:pic="http://schemas.openxmlformats.org/drawingml/2006/picture">
                        <pic:nvPicPr>
                          <pic:cNvPr id="21" name="图片 14"/>
                          <pic:cNvPicPr>
                            <a:picLocks noChangeAspect="1"/>
                          </pic:cNvPicPr>
                        </pic:nvPicPr>
                        <pic:blipFill>
                          <a:blip r:embed="rId18"/>
                          <a:stretch>
                            <a:fillRect/>
                          </a:stretch>
                        </pic:blipFill>
                        <pic:spPr>
                          <a:xfrm>
                            <a:off x="6333" y="11324"/>
                            <a:ext cx="783" cy="219"/>
                          </a:xfrm>
                          <a:prstGeom prst="rect">
                            <a:avLst/>
                          </a:prstGeom>
                        </pic:spPr>
                      </pic:pic>
                      <wps:wsp>
                        <wps:cNvPr id="22" name="文本框 15"/>
                        <wps:cNvSpPr txBox="1"/>
                        <wps:spPr>
                          <a:xfrm>
                            <a:off x="6072" y="11232"/>
                            <a:ext cx="1237" cy="615"/>
                          </a:xfrm>
                          <a:prstGeom prst="rect">
                            <a:avLst/>
                          </a:prstGeom>
                          <a:noFill/>
                        </wps:spPr>
                        <wps:txbx>
                          <w:txbxContent>
                            <w:p w14:paraId="157CBB42">
                              <w:pPr>
                                <w:pStyle w:val="7"/>
                                <w:kinsoku/>
                                <w:ind w:left="0"/>
                                <w:jc w:val="center"/>
                              </w:pPr>
                              <w:r>
                                <w:rPr>
                                  <w:rFonts w:hint="eastAsia" w:ascii="黑体" w:eastAsia="黑体" w:hAnsiTheme="minorBidi"/>
                                  <w:color w:val="000000" w:themeColor="text1"/>
                                  <w:kern w:val="24"/>
                                  <w:sz w:val="10"/>
                                  <w:szCs w:val="10"/>
                                  <w:lang w:val="en-US" w:eastAsia="zh-CN"/>
                                  <w14:textFill>
                                    <w14:solidFill>
                                      <w14:schemeClr w14:val="tx1"/>
                                    </w14:solidFill>
                                  </w14:textFill>
                                </w:rPr>
                                <w:t>不立项</w:t>
                              </w:r>
                            </w:p>
                          </w:txbxContent>
                        </wps:txbx>
                        <wps:bodyPr wrap="square" rtlCol="0">
                          <a:noAutofit/>
                        </wps:bodyPr>
                      </wps:wsp>
                      <wps:wsp>
                        <wps:cNvPr id="24" name="曲线连接符 16"/>
                        <wps:cNvCnPr/>
                        <wps:spPr>
                          <a:xfrm>
                            <a:off x="6679" y="11666"/>
                            <a:ext cx="1138" cy="350"/>
                          </a:xfrm>
                          <a:prstGeom prst="curvedConnector3">
                            <a:avLst>
                              <a:gd name="adj1" fmla="val 1142"/>
                            </a:avLst>
                          </a:prstGeom>
                          <a:ln w="0">
                            <a:solidFill>
                              <a:schemeClr val="bg2">
                                <a:lumMod val="75000"/>
                              </a:schemeClr>
                            </a:solidFill>
                            <a:tailEnd type="triangle"/>
                          </a:ln>
                        </wps:spPr>
                        <wps:style>
                          <a:lnRef idx="2">
                            <a:schemeClr val="accent1"/>
                          </a:lnRef>
                          <a:fillRef idx="0">
                            <a:srgbClr val="FFFFFF"/>
                          </a:fillRef>
                          <a:effectRef idx="0">
                            <a:srgbClr val="FFFFFF"/>
                          </a:effectRef>
                          <a:fontRef idx="minor">
                            <a:schemeClr val="tx1"/>
                          </a:fontRef>
                        </wps:style>
                        <wps:bodyPr/>
                      </wps:wsp>
                      <pic:pic xmlns:pic="http://schemas.openxmlformats.org/drawingml/2006/picture">
                        <pic:nvPicPr>
                          <pic:cNvPr id="25" name="图片 21"/>
                          <pic:cNvPicPr>
                            <a:picLocks noChangeAspect="1"/>
                          </pic:cNvPicPr>
                        </pic:nvPicPr>
                        <pic:blipFill>
                          <a:blip r:embed="rId19"/>
                          <a:stretch>
                            <a:fillRect/>
                          </a:stretch>
                        </pic:blipFill>
                        <pic:spPr>
                          <a:xfrm>
                            <a:off x="6756" y="10747"/>
                            <a:ext cx="360" cy="154"/>
                          </a:xfrm>
                          <a:prstGeom prst="rect">
                            <a:avLst/>
                          </a:prstGeom>
                        </pic:spPr>
                      </pic:pic>
                      <wps:wsp>
                        <wps:cNvPr id="26" name="文本框 17"/>
                        <wps:cNvSpPr txBox="1"/>
                        <wps:spPr>
                          <a:xfrm>
                            <a:off x="6615" y="10695"/>
                            <a:ext cx="625" cy="175"/>
                          </a:xfrm>
                          <a:prstGeom prst="rect">
                            <a:avLst/>
                          </a:prstGeom>
                          <a:noFill/>
                        </wps:spPr>
                        <wps:txbx>
                          <w:txbxContent>
                            <w:p w14:paraId="1CB9080D">
                              <w:pPr>
                                <w:pStyle w:val="7"/>
                                <w:kinsoku/>
                                <w:ind w:left="0"/>
                                <w:jc w:val="center"/>
                              </w:pPr>
                              <w:r>
                                <w:rPr>
                                  <w:rFonts w:ascii="黑体" w:eastAsia="黑体" w:hAnsiTheme="minorBidi"/>
                                  <w:color w:val="000000" w:themeColor="text1"/>
                                  <w:kern w:val="24"/>
                                  <w:sz w:val="10"/>
                                  <w:szCs w:val="10"/>
                                  <w14:textFill>
                                    <w14:solidFill>
                                      <w14:schemeClr w14:val="tx1"/>
                                    </w14:solidFill>
                                  </w14:textFill>
                                </w:rPr>
                                <w:t>不通过</w:t>
                              </w:r>
                            </w:p>
                          </w:txbxContent>
                        </wps:txbx>
                        <wps:bodyPr wrap="square" rtlCol="0">
                          <a:noAutofit/>
                        </wps:bodyPr>
                      </wps:wsp>
                    </wpg:wgp>
                  </a:graphicData>
                </a:graphic>
              </wp:anchor>
            </w:drawing>
          </mc:Choice>
          <mc:Fallback>
            <w:pict>
              <v:group id="组合 22" o:spid="_x0000_s1026" o:spt="203" style="position:absolute;left:0pt;margin-left:96.1pt;margin-top:160.05pt;height:519.1pt;width:232.3pt;mso-wrap-distance-bottom:0pt;mso-wrap-distance-top:0pt;z-index:251662336;mso-width-relative:page;mso-height-relative:page;" coordorigin="5774,218" coordsize="5861,15026" o:gfxdata="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">
                <o:lock v:ext="edit" aspectratio="f"/>
                <v:shape id="图片 3" o:spid="_x0000_s1026" o:spt="75" type="#_x0000_t75" style="position:absolute;left:5774;top:302;height:14942;width:5861;" filled="f" o:preferrelative="t" stroked="f" coordsize="21600,21600" o:gfxdata="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HUgF74A&#10;AADaAAAADwAAAAAAAAABACAAAAAiAAAAZHJzL2Rvd25yZXYueG1sUEsBAhQAFAAAAAgAh07iQDMv&#10;BZ47AAAAOQAAABAAAAAAAAAAAQAgAAAADQEAAGRycy9zaGFwZXhtbC54bWxQSwUGAAAAAAYABgBb&#10;AQAAtwMAAAAA&#10;">
                  <v:fill on="f" focussize="0,0"/>
                  <v:stroke on="f"/>
                  <v:imagedata r:id="rId11" croptop="1279f" cropbottom="1286f" o:title=""/>
                  <o:lock v:ext="edit" aspectratio="t"/>
                </v:shape>
                <v:shape id="图片 4" o:spid="_x0000_s1026" o:spt="75" type="#_x0000_t75" style="position:absolute;left:8860;top:424;height:1729;width:1379;" filled="f" o:preferrelative="t" stroked="f" coordsize="21600,21600" o:gfxdata="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fm8IvQAA&#10;ANoAAAAPAAAAAAAAAAEAIAAAACIAAABkcnMvZG93bnJldi54bWxQSwECFAAUAAAACACHTuJAMy8F&#10;njsAAAA5AAAAEAAAAAAAAAABACAAAAAMAQAAZHJzL3NoYXBleG1sLnhtbFBLBQYAAAAABgAGAFsB&#10;AAC2AwAAAAA=&#10;">
                  <v:fill on="f" focussize="0,0"/>
                  <v:stroke on="f"/>
                  <v:imagedata r:id="rId12" o:title=""/>
                  <o:lock v:ext="edit" aspectratio="t"/>
                </v:shape>
                <v:shape id="图片 6" o:spid="_x0000_s1026" o:spt="75" type="#_x0000_t75" style="position:absolute;left:7622;top:218;height:1113;width:1851;" filled="f" o:preferrelative="t" stroked="f" coordsize="21600,21600" o:gfxdata="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MsqTvQAA&#10;ANoAAAAPAAAAAAAAAAEAIAAAACIAAABkcnMvZG93bnJldi54bWxQSwECFAAUAAAACACHTuJAMy8F&#10;njsAAAA5AAAAEAAAAAAAAAABACAAAAAMAQAAZHJzL3NoYXBleG1sLnhtbFBLBQYAAAAABgAGAFsB&#10;AAC2AwAAAAA=&#10;">
                  <v:fill on="f" focussize="0,0"/>
                  <v:stroke on="f"/>
                  <v:imagedata r:id="rId12" o:title=""/>
                  <o:lock v:ext="edit" aspectratio="t"/>
                </v:shape>
                <v:shape id="图片 5" o:spid="_x0000_s1026" o:spt="75" type="#_x0000_t75" style="position:absolute;left:7361;top:322;height:603;width:1688;" filled="f" o:preferrelative="t" stroked="f" coordsize="21600,21600" o:gfxdata="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zhXLJugAAANsA&#10;AAAPAAAAAAAAAAEAIAAAACIAAABkcnMvZG93bnJldi54bWxQSwECFAAUAAAACACHTuJAMy8FnjsA&#10;AAA5AAAAEAAAAAAAAAABACAAAAAJAQAAZHJzL3NoYXBleG1sLnhtbFBLBQYAAAAABgAGAFsBAACz&#10;AwAAAAA=&#10;">
                  <v:fill on="f" focussize="0,0"/>
                  <v:stroke on="f"/>
                  <v:imagedata r:id="rId13" o:title=""/>
                  <o:lock v:ext="edit" aspectratio="t"/>
                </v:shape>
                <v:shape id="图片 7" o:spid="_x0000_s1026" o:spt="75" type="#_x0000_t75" style="position:absolute;left:8020;top:911;height:421;width:150;" filled="f" o:preferrelative="t" stroked="f" coordsize="21600,21600" o:gfxdata="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GdVXW/&#10;AAAA2wAAAA8AAAAAAAAAAQAgAAAAIgAAAGRycy9kb3ducmV2LnhtbFBLAQIUABQAAAAIAIdO4kAz&#10;LwWeOwAAADkAAAAQAAAAAAAAAAEAIAAAAA4BAABkcnMvc2hhcGV4bWwueG1sUEsFBgAAAAAGAAYA&#10;WwEAALgDAAAAAA==&#10;">
                  <v:fill on="f" focussize="0,0"/>
                  <v:stroke on="f"/>
                  <v:imagedata r:id="rId14" o:title=""/>
                  <o:lock v:ext="edit" aspectratio="t"/>
                </v:shape>
                <v:shape id="图片 9" o:spid="_x0000_s1026" o:spt="75" type="#_x0000_t75" style="position:absolute;left:6914;top:2562;height:263;width:2225;" filled="f" o:preferrelative="t" stroked="f" coordsize="21600,21600" o:gfxdata="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DOzvO5AAAA2wAA&#10;AA8AAAAAAAAAAQAgAAAAIgAAAGRycy9kb3ducmV2LnhtbFBLAQIUABQAAAAIAIdO4kAzLwWeOwAA&#10;ADkAAAAQAAAAAAAAAAEAIAAAAAgBAABkcnMvc2hhcGV4bWwueG1sUEsFBgAAAAAGAAYAWwEAALID&#10;AAAAAA==&#10;">
                  <v:fill on="f" focussize="0,0"/>
                  <v:stroke on="f"/>
                  <v:imagedata r:id="rId15" o:title=""/>
                  <o:lock v:ext="edit" aspectratio="t"/>
                </v:shape>
                <v:shape id="图片 8" o:spid="_x0000_s1026" o:spt="75" type="#_x0000_t75" style="position:absolute;left:7361;top:2583;height:181;width:1463;" filled="f" o:preferrelative="t" stroked="f" coordsize="21600,21600" o:gfxdata="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RrSKetwAAANsAAAAP&#10;AAAAAAAAAAEAIAAAACIAAABkcnMvZG93bnJldi54bWxQSwECFAAUAAAACACHTuJAMy8FnjsAAAA5&#10;AAAAEAAAAAAAAAABACAAAAAGAQAAZHJzL3NoYXBleG1sLnhtbFBLBQYAAAAABgAGAFsBAACwAwAA&#10;AAA=&#10;">
                  <v:fill on="f" focussize="0,0"/>
                  <v:stroke on="f"/>
                  <v:imagedata r:id="rId16" o:title=""/>
                  <o:lock v:ext="edit" aspectratio="t"/>
                </v:shape>
                <v:shape id="图片 10" o:spid="_x0000_s1026" o:spt="75" type="#_x0000_t75" style="position:absolute;left:8773;top:2562;height:230;width:300;" filled="f" o:preferrelative="t" stroked="f" coordsize="21600,21600" o:gfxdata="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dy/S74A&#10;AADbAAAADwAAAAAAAAABACAAAAAiAAAAZHJzL2Rvd25yZXYueG1sUEsBAhQAFAAAAAgAh07iQDMv&#10;BZ47AAAAOQAAABAAAAAAAAAAAQAgAAAADQEAAGRycy9zaGFwZXhtbC54bWxQSwUGAAAAAAYABgBb&#10;AQAAtwMAAAAA&#10;">
                  <v:fill on="f" focussize="0,0"/>
                  <v:stroke on="f"/>
                  <v:imagedata r:id="rId17" o:title=""/>
                  <o:lock v:ext="edit" aspectratio="t"/>
                </v:shape>
                <v:shape id="图片 12" o:spid="_x0000_s1026" o:spt="75" type="#_x0000_t75" style="position:absolute;left:5994;top:11080;height:603;width:1688;" filled="f" o:preferrelative="t" stroked="f" coordsize="21600,21600" o:gfxdata="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dhN1XugAAANsA&#10;AAAPAAAAAAAAAAEAIAAAACIAAABkcnMvZG93bnJldi54bWxQSwECFAAUAAAACACHTuJAMy8FnjsA&#10;AAA5AAAAEAAAAAAAAAABACAAAAAJAQAAZHJzL3NoYXBleG1sLnhtbFBLBQYAAAAABgAGAFsBAACz&#10;AwAAAAA=&#10;">
                  <v:fill on="f" focussize="0,0"/>
                  <v:stroke on="f"/>
                  <v:imagedata r:id="rId13" o:title=""/>
                  <o:lock v:ext="edit" aspectratio="t"/>
                </v:shape>
                <v:shape id="曲线连接符 11" o:spid="_x0000_s1026" o:spt="38" type="#_x0000_t38" style="position:absolute;left:6707;top:10711;flip:y;height:514;width:925;rotation:11796480f;" filled="f" stroked="t" coordsize="21600,21600" o:gfxdata="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pHjimbgAAADbAAAA&#10;DwAAAAAAAAABACAAAAAiAAAAZHJzL2Rvd25yZXYueG1sUEsBAhQAFAAAAAgAh07iQDMvBZ47AAAA&#10;OQAAABAAAAAAAAAAAQAgAAAABwEAAGRycy9zaGFwZXhtbC54bWxQSwUGAAAAAAYABgBbAQAAsQMA&#10;AAAA&#10;" adj="21530">
                  <v:fill on="f" focussize="0,0"/>
                  <v:stroke weight="0pt" color="#C4BD97 [2414]" joinstyle="round" endarrow="block"/>
                  <v:imagedata o:title=""/>
                  <o:lock v:ext="edit" aspectratio="f"/>
                </v:shape>
                <v:shape id="图片 14" o:spid="_x0000_s1026" o:spt="75" type="#_x0000_t75" style="position:absolute;left:6333;top:11324;height:219;width:783;" filled="f" o:preferrelative="t" stroked="f" coordsize="21600,21600" o:gfxdata="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JIMri8AAAA&#10;2wAAAA8AAAAAAAAAAQAgAAAAIgAAAGRycy9kb3ducmV2LnhtbFBLAQIUABQAAAAIAIdO4kAzLwWe&#10;OwAAADkAAAAQAAAAAAAAAAEAIAAAAAsBAABkcnMvc2hhcGV4bWwueG1sUEsFBgAAAAAGAAYAWwEA&#10;ALUDAAAAAA==&#10;">
                  <v:fill on="f" focussize="0,0"/>
                  <v:stroke on="f"/>
                  <v:imagedata r:id="rId18" o:title=""/>
                  <o:lock v:ext="edit" aspectratio="t"/>
                </v:shape>
                <v:shape id="文本框 15" o:spid="_x0000_s1026" o:spt="202" type="#_x0000_t202" style="position:absolute;left:6072;top:11232;height:615;width:1237;" filled="f" stroked="f" coordsize="21600,21600" o:gfxdata="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kF3p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57CBB42">
                        <w:pPr>
                          <w:pStyle w:val="7"/>
                          <w:kinsoku/>
                          <w:ind w:left="0"/>
                          <w:jc w:val="center"/>
                        </w:pPr>
                        <w:r>
                          <w:rPr>
                            <w:rFonts w:hint="eastAsia" w:ascii="黑体" w:eastAsia="黑体" w:hAnsiTheme="minorBidi"/>
                            <w:color w:val="000000" w:themeColor="text1"/>
                            <w:kern w:val="24"/>
                            <w:sz w:val="10"/>
                            <w:szCs w:val="10"/>
                            <w:lang w:val="en-US" w:eastAsia="zh-CN"/>
                            <w14:textFill>
                              <w14:solidFill>
                                <w14:schemeClr w14:val="tx1"/>
                              </w14:solidFill>
                            </w14:textFill>
                          </w:rPr>
                          <w:t>不立项</w:t>
                        </w:r>
                      </w:p>
                    </w:txbxContent>
                  </v:textbox>
                </v:shape>
                <v:shape id="曲线连接符 16" o:spid="_x0000_s1026" o:spt="38" type="#_x0000_t38" style="position:absolute;left:6679;top:11666;height:350;width:1138;" filled="f" stroked="t" coordsize="21600,21600" o:gfxdata="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tb1S68AAAA&#10;2wAAAA8AAAAAAAAAAQAgAAAAIgAAAGRycy9kb3ducmV2LnhtbFBLAQIUABQAAAAIAIdO4kAzLwWe&#10;OwAAADkAAAAQAAAAAAAAAAEAIAAAAAsBAABkcnMvc2hhcGV4bWwueG1sUEsFBgAAAAAGAAYAWwEA&#10;ALUDAAAAAA==&#10;" adj="247">
                  <v:fill on="f" focussize="0,0"/>
                  <v:stroke weight="0pt" color="#C4BD97 [2414]" joinstyle="round" endarrow="block"/>
                  <v:imagedata o:title=""/>
                  <o:lock v:ext="edit" aspectratio="f"/>
                </v:shape>
                <v:shape id="图片 21" o:spid="_x0000_s1026" o:spt="75" type="#_x0000_t75" style="position:absolute;left:6756;top:10747;height:154;width:360;" filled="f" o:preferrelative="t" stroked="f" coordsize="21600,21600" o:gfxdata="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qyl&#10;VsEAAADbAAAADwAAAAAAAAABACAAAAAiAAAAZHJzL2Rvd25yZXYueG1sUEsBAhQAFAAAAAgAh07i&#10;QDMvBZ47AAAAOQAAABAAAAAAAAAAAQAgAAAAEAEAAGRycy9zaGFwZXhtbC54bWxQSwUGAAAAAAYA&#10;BgBbAQAAugMAAAAA&#10;">
                  <v:fill on="f" focussize="0,0"/>
                  <v:stroke on="f"/>
                  <v:imagedata r:id="rId19" o:title=""/>
                  <o:lock v:ext="edit" aspectratio="t"/>
                </v:shape>
                <v:shape id="文本框 17" o:spid="_x0000_s1026" o:spt="202" type="#_x0000_t202" style="position:absolute;left:6615;top:10695;height:175;width:625;" filled="f" stroked="f" coordsize="21600,21600" o:gfxdata="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enGk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1CB9080D">
                        <w:pPr>
                          <w:pStyle w:val="7"/>
                          <w:kinsoku/>
                          <w:ind w:left="0"/>
                          <w:jc w:val="center"/>
                        </w:pPr>
                        <w:r>
                          <w:rPr>
                            <w:rFonts w:ascii="黑体" w:eastAsia="黑体" w:hAnsiTheme="minorBidi"/>
                            <w:color w:val="000000" w:themeColor="text1"/>
                            <w:kern w:val="24"/>
                            <w:sz w:val="10"/>
                            <w:szCs w:val="10"/>
                            <w14:textFill>
                              <w14:solidFill>
                                <w14:schemeClr w14:val="tx1"/>
                              </w14:solidFill>
                            </w14:textFill>
                          </w:rPr>
                          <w:t>不通过</w:t>
                        </w:r>
                      </w:p>
                    </w:txbxContent>
                  </v:textbox>
                </v:shape>
                <w10:wrap type="topAndBottom"/>
              </v:group>
            </w:pict>
          </mc:Fallback>
        </mc:AlternateContent>
      </w:r>
      <w:r>
        <w:rPr>
          <w:rFonts w:hint="eastAsia" w:ascii="仿宋_GB2312" w:hAnsi="仿宋_GB2312" w:eastAsia="仿宋_GB2312" w:cs="仿宋_GB2312"/>
          <w:sz w:val="32"/>
          <w:szCs w:val="32"/>
          <w:lang w:val="en-US" w:eastAsia="zh-CN"/>
        </w:rPr>
        <w:t>在提交材料并完成全部审批后，由超级管理员将项目立项状态在系统中确定为已立项或不立项（立项流程中的项目显示立项中，已立项的项目流程跳转至下一步“项目立项”上传立项文件，线下审批文件必须扫描上传至平台归档，审批结果线上同步，实现全程可溯</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具体流程如下：</w:t>
      </w:r>
    </w:p>
    <w:p w14:paraId="62BB179C">
      <w:pPr>
        <w:spacing w:line="580" w:lineRule="exact"/>
        <w:ind w:firstLine="640" w:firstLineChars="200"/>
        <w:jc w:val="left"/>
        <w:outlineLvl w:val="9"/>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1.需提交材料</w:t>
      </w:r>
    </w:p>
    <w:tbl>
      <w:tblPr>
        <w:tblStyle w:val="8"/>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229"/>
        <w:gridCol w:w="1810"/>
        <w:gridCol w:w="2816"/>
        <w:gridCol w:w="2687"/>
      </w:tblGrid>
      <w:tr w14:paraId="0BC92E3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29"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top"/>
          </w:tcPr>
          <w:p w14:paraId="45EA3F95">
            <w:pPr>
              <w:spacing w:line="360" w:lineRule="exact"/>
              <w:jc w:val="center"/>
              <w:rPr>
                <w:rFonts w:ascii="黑体" w:hAnsi="黑体" w:eastAsia="黑体" w:cs="黑体"/>
                <w:sz w:val="24"/>
                <w:szCs w:val="24"/>
              </w:rPr>
            </w:pPr>
            <w:r>
              <w:rPr>
                <w:rFonts w:hint="eastAsia" w:ascii="黑体" w:hAnsi="黑体" w:eastAsia="黑体" w:cs="黑体"/>
                <w:sz w:val="24"/>
                <w:szCs w:val="24"/>
              </w:rPr>
              <w:t>项目级别</w:t>
            </w:r>
          </w:p>
        </w:tc>
        <w:tc>
          <w:tcPr>
            <w:tcW w:w="1810"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top"/>
          </w:tcPr>
          <w:p w14:paraId="21AB79CB">
            <w:pPr>
              <w:spacing w:line="360" w:lineRule="exact"/>
              <w:jc w:val="center"/>
              <w:rPr>
                <w:rFonts w:ascii="黑体" w:hAnsi="黑体" w:eastAsia="黑体" w:cs="黑体"/>
                <w:sz w:val="24"/>
                <w:szCs w:val="24"/>
              </w:rPr>
            </w:pPr>
            <w:r>
              <w:rPr>
                <w:rFonts w:hint="eastAsia" w:ascii="黑体" w:hAnsi="黑体" w:eastAsia="黑体" w:cs="黑体"/>
                <w:sz w:val="24"/>
                <w:szCs w:val="24"/>
              </w:rPr>
              <w:t>项目渠道</w:t>
            </w:r>
          </w:p>
        </w:tc>
        <w:tc>
          <w:tcPr>
            <w:tcW w:w="2816"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top"/>
          </w:tcPr>
          <w:p w14:paraId="17D2F1E0">
            <w:pPr>
              <w:spacing w:line="360" w:lineRule="exact"/>
              <w:jc w:val="center"/>
              <w:rPr>
                <w:rFonts w:ascii="黑体" w:hAnsi="黑体" w:eastAsia="黑体" w:cs="黑体"/>
                <w:sz w:val="24"/>
                <w:szCs w:val="24"/>
              </w:rPr>
            </w:pPr>
            <w:r>
              <w:rPr>
                <w:rFonts w:hint="eastAsia" w:ascii="黑体" w:hAnsi="黑体" w:eastAsia="黑体" w:cs="黑体"/>
                <w:sz w:val="24"/>
                <w:szCs w:val="24"/>
              </w:rPr>
              <w:t>项目申报需提交材料</w:t>
            </w:r>
          </w:p>
        </w:tc>
        <w:tc>
          <w:tcPr>
            <w:tcW w:w="268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top"/>
          </w:tcPr>
          <w:p w14:paraId="0E64B0E1">
            <w:pPr>
              <w:spacing w:line="360" w:lineRule="exact"/>
              <w:jc w:val="center"/>
              <w:rPr>
                <w:rFonts w:ascii="黑体" w:hAnsi="黑体" w:eastAsia="黑体" w:cs="黑体"/>
                <w:sz w:val="24"/>
                <w:szCs w:val="24"/>
              </w:rPr>
            </w:pPr>
            <w:r>
              <w:rPr>
                <w:rFonts w:hint="eastAsia" w:ascii="黑体" w:hAnsi="黑体" w:eastAsia="黑体" w:cs="黑体"/>
                <w:sz w:val="24"/>
                <w:szCs w:val="24"/>
              </w:rPr>
              <w:t>项目立项需提交材料</w:t>
            </w:r>
          </w:p>
        </w:tc>
      </w:tr>
      <w:tr w14:paraId="308F582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29" w:type="dxa"/>
            <w:vMerge w:val="restart"/>
            <w:tcBorders>
              <w:top w:val="single" w:color="auto" w:sz="4" w:space="0"/>
              <w:left w:val="single" w:color="auto" w:sz="4" w:space="0"/>
              <w:right w:val="single" w:color="auto" w:sz="4" w:space="0"/>
            </w:tcBorders>
            <w:noWrap w:val="0"/>
            <w:tcMar>
              <w:top w:w="60" w:type="dxa"/>
              <w:left w:w="120" w:type="dxa"/>
              <w:bottom w:w="30" w:type="dxa"/>
              <w:right w:w="120" w:type="dxa"/>
            </w:tcMar>
            <w:vAlign w:val="center"/>
          </w:tcPr>
          <w:p w14:paraId="1ED4FD50">
            <w:pPr>
              <w:spacing w:line="3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国家级</w:t>
            </w:r>
          </w:p>
        </w:tc>
        <w:tc>
          <w:tcPr>
            <w:tcW w:w="1810"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2A863EE1">
            <w:pPr>
              <w:spacing w:line="3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MJKY</w:t>
            </w:r>
          </w:p>
        </w:tc>
        <w:tc>
          <w:tcPr>
            <w:tcW w:w="2816"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53A4CBEF">
            <w:pPr>
              <w:spacing w:line="360" w:lineRule="exact"/>
              <w:rPr>
                <w:rFonts w:ascii="仿宋_GB2312" w:hAnsi="仿宋_GB2312" w:eastAsia="仿宋_GB2312" w:cs="仿宋_GB2312"/>
                <w:sz w:val="24"/>
                <w:szCs w:val="24"/>
              </w:rPr>
            </w:pPr>
            <w:r>
              <w:rPr>
                <w:rFonts w:hint="eastAsia" w:ascii="仿宋_GB2312" w:hAnsi="仿宋_GB2312" w:eastAsia="仿宋_GB2312" w:cs="仿宋_GB2312"/>
                <w:sz w:val="24"/>
                <w:szCs w:val="24"/>
              </w:rPr>
              <w:t>建议书、建议书意见</w:t>
            </w:r>
          </w:p>
        </w:tc>
        <w:tc>
          <w:tcPr>
            <w:tcW w:w="268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6D71C75">
            <w:pPr>
              <w:spacing w:line="360" w:lineRule="exact"/>
              <w:rPr>
                <w:rFonts w:ascii="仿宋_GB2312" w:hAnsi="仿宋_GB2312" w:eastAsia="仿宋_GB2312" w:cs="仿宋_GB2312"/>
                <w:sz w:val="24"/>
                <w:szCs w:val="24"/>
              </w:rPr>
            </w:pPr>
            <w:r>
              <w:rPr>
                <w:rFonts w:hint="eastAsia" w:ascii="仿宋_GB2312" w:hAnsi="仿宋_GB2312" w:eastAsia="仿宋_GB2312" w:cs="仿宋_GB2312"/>
                <w:sz w:val="24"/>
                <w:szCs w:val="24"/>
              </w:rPr>
              <w:t>立项批复</w:t>
            </w:r>
          </w:p>
        </w:tc>
      </w:tr>
      <w:tr w14:paraId="671E534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29" w:type="dxa"/>
            <w:vMerge w:val="continue"/>
            <w:tcBorders>
              <w:left w:val="single" w:color="auto" w:sz="4" w:space="0"/>
              <w:right w:val="single" w:color="auto" w:sz="4" w:space="0"/>
            </w:tcBorders>
            <w:noWrap w:val="0"/>
            <w:tcMar>
              <w:top w:w="60" w:type="dxa"/>
              <w:left w:w="120" w:type="dxa"/>
              <w:bottom w:w="30" w:type="dxa"/>
              <w:right w:w="120" w:type="dxa"/>
            </w:tcMar>
            <w:vAlign w:val="center"/>
          </w:tcPr>
          <w:p w14:paraId="07167EED">
            <w:pPr>
              <w:spacing w:line="360" w:lineRule="exact"/>
              <w:jc w:val="center"/>
              <w:rPr>
                <w:rFonts w:ascii="仿宋_GB2312" w:hAnsi="仿宋_GB2312" w:eastAsia="仿宋_GB2312" w:cs="仿宋_GB2312"/>
                <w:sz w:val="24"/>
                <w:szCs w:val="24"/>
              </w:rPr>
            </w:pPr>
          </w:p>
        </w:tc>
        <w:tc>
          <w:tcPr>
            <w:tcW w:w="1810"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5ECB333C">
            <w:pPr>
              <w:spacing w:line="3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04专项接续</w:t>
            </w:r>
          </w:p>
        </w:tc>
        <w:tc>
          <w:tcPr>
            <w:tcW w:w="2816"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0178B3EF">
            <w:pPr>
              <w:spacing w:line="360" w:lineRule="exact"/>
              <w:rPr>
                <w:rFonts w:ascii="仿宋_GB2312" w:hAnsi="仿宋_GB2312" w:eastAsia="仿宋_GB2312" w:cs="仿宋_GB2312"/>
                <w:sz w:val="24"/>
                <w:szCs w:val="24"/>
              </w:rPr>
            </w:pPr>
            <w:r>
              <w:rPr>
                <w:rFonts w:hint="eastAsia" w:ascii="仿宋_GB2312" w:hAnsi="仿宋_GB2312" w:eastAsia="仿宋_GB2312" w:cs="仿宋_GB2312"/>
                <w:sz w:val="24"/>
                <w:szCs w:val="24"/>
              </w:rPr>
              <w:t>建议书、建议书意见</w:t>
            </w:r>
          </w:p>
        </w:tc>
        <w:tc>
          <w:tcPr>
            <w:tcW w:w="268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7E3B8C66">
            <w:pPr>
              <w:spacing w:line="360" w:lineRule="exact"/>
              <w:rPr>
                <w:rFonts w:ascii="仿宋_GB2312" w:hAnsi="仿宋_GB2312" w:eastAsia="仿宋_GB2312" w:cs="仿宋_GB2312"/>
                <w:sz w:val="24"/>
                <w:szCs w:val="24"/>
              </w:rPr>
            </w:pPr>
            <w:r>
              <w:rPr>
                <w:rFonts w:hint="eastAsia" w:ascii="仿宋_GB2312" w:hAnsi="仿宋_GB2312" w:eastAsia="仿宋_GB2312" w:cs="仿宋_GB2312"/>
                <w:sz w:val="24"/>
                <w:szCs w:val="24"/>
              </w:rPr>
              <w:t>立项批复</w:t>
            </w:r>
          </w:p>
        </w:tc>
      </w:tr>
      <w:tr w14:paraId="31133B8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29" w:type="dxa"/>
            <w:vMerge w:val="continue"/>
            <w:tcBorders>
              <w:left w:val="single" w:color="auto" w:sz="4" w:space="0"/>
              <w:right w:val="single" w:color="auto" w:sz="4" w:space="0"/>
            </w:tcBorders>
            <w:noWrap w:val="0"/>
            <w:tcMar>
              <w:top w:w="60" w:type="dxa"/>
              <w:left w:w="120" w:type="dxa"/>
              <w:bottom w:w="30" w:type="dxa"/>
              <w:right w:w="120" w:type="dxa"/>
            </w:tcMar>
            <w:vAlign w:val="center"/>
          </w:tcPr>
          <w:p w14:paraId="23251222">
            <w:pPr>
              <w:spacing w:line="360" w:lineRule="exact"/>
              <w:jc w:val="center"/>
              <w:rPr>
                <w:rFonts w:ascii="仿宋_GB2312" w:hAnsi="仿宋_GB2312" w:eastAsia="仿宋_GB2312" w:cs="仿宋_GB2312"/>
                <w:sz w:val="24"/>
                <w:szCs w:val="24"/>
              </w:rPr>
            </w:pPr>
          </w:p>
        </w:tc>
        <w:tc>
          <w:tcPr>
            <w:tcW w:w="1810"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0CBD8206">
            <w:pPr>
              <w:spacing w:line="3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重点研发计划</w:t>
            </w:r>
          </w:p>
        </w:tc>
        <w:tc>
          <w:tcPr>
            <w:tcW w:w="2816"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05298B3F">
            <w:pPr>
              <w:spacing w:line="360" w:lineRule="exact"/>
              <w:rPr>
                <w:rFonts w:ascii="仿宋_GB2312" w:hAnsi="仿宋_GB2312" w:eastAsia="仿宋_GB2312" w:cs="仿宋_GB2312"/>
                <w:sz w:val="24"/>
                <w:szCs w:val="24"/>
              </w:rPr>
            </w:pPr>
            <w:r>
              <w:rPr>
                <w:rFonts w:hint="eastAsia" w:ascii="仿宋_GB2312" w:hAnsi="仿宋_GB2312" w:eastAsia="仿宋_GB2312" w:cs="仿宋_GB2312"/>
                <w:sz w:val="24"/>
                <w:szCs w:val="24"/>
              </w:rPr>
              <w:t>申请书、申请书评审</w:t>
            </w:r>
          </w:p>
        </w:tc>
        <w:tc>
          <w:tcPr>
            <w:tcW w:w="268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4C9A06DA">
            <w:pPr>
              <w:spacing w:line="360" w:lineRule="exact"/>
              <w:rPr>
                <w:rFonts w:ascii="仿宋_GB2312" w:hAnsi="仿宋_GB2312" w:eastAsia="仿宋_GB2312" w:cs="仿宋_GB2312"/>
                <w:sz w:val="24"/>
                <w:szCs w:val="24"/>
              </w:rPr>
            </w:pPr>
            <w:r>
              <w:rPr>
                <w:rFonts w:hint="eastAsia" w:ascii="仿宋_GB2312" w:hAnsi="仿宋_GB2312" w:eastAsia="仿宋_GB2312" w:cs="仿宋_GB2312"/>
                <w:sz w:val="24"/>
                <w:szCs w:val="24"/>
              </w:rPr>
              <w:t>/</w:t>
            </w:r>
          </w:p>
        </w:tc>
      </w:tr>
      <w:tr w14:paraId="6B52574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29" w:type="dxa"/>
            <w:vMerge w:val="continue"/>
            <w:tcBorders>
              <w:left w:val="single" w:color="auto" w:sz="4" w:space="0"/>
              <w:right w:val="single" w:color="auto" w:sz="4" w:space="0"/>
            </w:tcBorders>
            <w:noWrap w:val="0"/>
            <w:tcMar>
              <w:top w:w="60" w:type="dxa"/>
              <w:left w:w="120" w:type="dxa"/>
              <w:bottom w:w="30" w:type="dxa"/>
              <w:right w:w="120" w:type="dxa"/>
            </w:tcMar>
            <w:vAlign w:val="center"/>
          </w:tcPr>
          <w:p w14:paraId="54BB63FB">
            <w:pPr>
              <w:spacing w:line="360" w:lineRule="exact"/>
              <w:jc w:val="center"/>
              <w:rPr>
                <w:rFonts w:ascii="仿宋_GB2312" w:hAnsi="仿宋_GB2312" w:eastAsia="仿宋_GB2312" w:cs="仿宋_GB2312"/>
                <w:sz w:val="24"/>
                <w:szCs w:val="24"/>
              </w:rPr>
            </w:pPr>
          </w:p>
        </w:tc>
        <w:tc>
          <w:tcPr>
            <w:tcW w:w="1810"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69DC98F2">
            <w:pPr>
              <w:spacing w:line="3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XX25专项</w:t>
            </w:r>
          </w:p>
        </w:tc>
        <w:tc>
          <w:tcPr>
            <w:tcW w:w="2816"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55EA5D37">
            <w:pPr>
              <w:spacing w:line="360" w:lineRule="exact"/>
              <w:rPr>
                <w:rFonts w:ascii="仿宋_GB2312" w:hAnsi="仿宋_GB2312" w:eastAsia="仿宋_GB2312" w:cs="仿宋_GB2312"/>
                <w:sz w:val="24"/>
                <w:szCs w:val="24"/>
              </w:rPr>
            </w:pPr>
            <w:r>
              <w:rPr>
                <w:rFonts w:hint="eastAsia" w:ascii="仿宋_GB2312" w:hAnsi="仿宋_GB2312" w:eastAsia="仿宋_GB2312" w:cs="仿宋_GB2312"/>
                <w:sz w:val="24"/>
                <w:szCs w:val="24"/>
              </w:rPr>
              <w:t>申报通知、任务清单、任务清单评估</w:t>
            </w:r>
          </w:p>
        </w:tc>
        <w:tc>
          <w:tcPr>
            <w:tcW w:w="268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646BD8B9">
            <w:pPr>
              <w:spacing w:line="360" w:lineRule="exact"/>
              <w:rPr>
                <w:rFonts w:ascii="仿宋_GB2312" w:hAnsi="仿宋_GB2312" w:eastAsia="仿宋_GB2312" w:cs="仿宋_GB2312"/>
                <w:sz w:val="24"/>
                <w:szCs w:val="24"/>
              </w:rPr>
            </w:pPr>
            <w:r>
              <w:rPr>
                <w:rFonts w:hint="eastAsia" w:ascii="仿宋_GB2312" w:hAnsi="仿宋_GB2312" w:eastAsia="仿宋_GB2312" w:cs="仿宋_GB2312"/>
                <w:sz w:val="24"/>
                <w:szCs w:val="24"/>
              </w:rPr>
              <w:t>/</w:t>
            </w:r>
          </w:p>
        </w:tc>
      </w:tr>
      <w:tr w14:paraId="01E56D1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29" w:type="dxa"/>
            <w:vMerge w:val="continue"/>
            <w:tcBorders>
              <w:left w:val="single" w:color="auto" w:sz="4" w:space="0"/>
              <w:right w:val="single" w:color="auto" w:sz="4" w:space="0"/>
            </w:tcBorders>
            <w:noWrap w:val="0"/>
            <w:tcMar>
              <w:top w:w="60" w:type="dxa"/>
              <w:left w:w="120" w:type="dxa"/>
              <w:bottom w:w="30" w:type="dxa"/>
              <w:right w:w="120" w:type="dxa"/>
            </w:tcMar>
            <w:vAlign w:val="center"/>
          </w:tcPr>
          <w:p w14:paraId="5F415D25">
            <w:pPr>
              <w:spacing w:line="360" w:lineRule="exact"/>
              <w:jc w:val="center"/>
              <w:rPr>
                <w:rFonts w:ascii="仿宋_GB2312" w:hAnsi="仿宋_GB2312" w:eastAsia="仿宋_GB2312" w:cs="仿宋_GB2312"/>
                <w:sz w:val="24"/>
                <w:szCs w:val="24"/>
              </w:rPr>
            </w:pPr>
          </w:p>
        </w:tc>
        <w:tc>
          <w:tcPr>
            <w:tcW w:w="1810"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E6916CD">
            <w:pPr>
              <w:spacing w:line="3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国家自然科学基金</w:t>
            </w:r>
          </w:p>
        </w:tc>
        <w:tc>
          <w:tcPr>
            <w:tcW w:w="2816"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5E56F967">
            <w:pPr>
              <w:spacing w:line="360" w:lineRule="exact"/>
              <w:rPr>
                <w:rFonts w:ascii="仿宋_GB2312" w:hAnsi="仿宋_GB2312" w:eastAsia="仿宋_GB2312" w:cs="仿宋_GB2312"/>
                <w:sz w:val="24"/>
                <w:szCs w:val="24"/>
              </w:rPr>
            </w:pPr>
            <w:r>
              <w:rPr>
                <w:rFonts w:hint="eastAsia" w:ascii="仿宋_GB2312" w:hAnsi="仿宋_GB2312" w:eastAsia="仿宋_GB2312" w:cs="仿宋_GB2312"/>
                <w:sz w:val="24"/>
                <w:szCs w:val="24"/>
              </w:rPr>
              <w:t>申请书、申请书评审</w:t>
            </w:r>
          </w:p>
        </w:tc>
        <w:tc>
          <w:tcPr>
            <w:tcW w:w="268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513D10DF">
            <w:pPr>
              <w:spacing w:line="360" w:lineRule="exact"/>
              <w:rPr>
                <w:rFonts w:ascii="仿宋_GB2312" w:hAnsi="仿宋_GB2312" w:eastAsia="仿宋_GB2312" w:cs="仿宋_GB2312"/>
                <w:sz w:val="24"/>
                <w:szCs w:val="24"/>
              </w:rPr>
            </w:pPr>
            <w:r>
              <w:rPr>
                <w:rFonts w:hint="eastAsia" w:ascii="仿宋_GB2312" w:hAnsi="仿宋_GB2312" w:eastAsia="仿宋_GB2312" w:cs="仿宋_GB2312"/>
                <w:sz w:val="24"/>
                <w:szCs w:val="24"/>
              </w:rPr>
              <w:t>批准通知</w:t>
            </w:r>
          </w:p>
        </w:tc>
      </w:tr>
      <w:tr w14:paraId="2FD4E28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29" w:type="dxa"/>
            <w:vMerge w:val="restart"/>
            <w:tcBorders>
              <w:top w:val="single" w:color="auto" w:sz="4" w:space="0"/>
              <w:left w:val="single" w:color="auto" w:sz="4" w:space="0"/>
              <w:right w:val="single" w:color="auto" w:sz="4" w:space="0"/>
            </w:tcBorders>
            <w:noWrap w:val="0"/>
            <w:tcMar>
              <w:top w:w="60" w:type="dxa"/>
              <w:left w:w="120" w:type="dxa"/>
              <w:bottom w:w="30" w:type="dxa"/>
              <w:right w:w="120" w:type="dxa"/>
            </w:tcMar>
            <w:vAlign w:val="center"/>
          </w:tcPr>
          <w:p w14:paraId="53DD43E8">
            <w:pPr>
              <w:spacing w:line="3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地方级</w:t>
            </w:r>
          </w:p>
        </w:tc>
        <w:tc>
          <w:tcPr>
            <w:tcW w:w="1810"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08470F06">
            <w:pPr>
              <w:spacing w:line="3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揭榜挂帅</w:t>
            </w:r>
          </w:p>
        </w:tc>
        <w:tc>
          <w:tcPr>
            <w:tcW w:w="2816"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25475079">
            <w:pPr>
              <w:spacing w:line="360" w:lineRule="exact"/>
              <w:rPr>
                <w:rFonts w:ascii="仿宋_GB2312" w:hAnsi="仿宋_GB2312" w:eastAsia="仿宋_GB2312" w:cs="仿宋_GB2312"/>
                <w:sz w:val="24"/>
                <w:szCs w:val="24"/>
              </w:rPr>
            </w:pPr>
            <w:r>
              <w:rPr>
                <w:rFonts w:hint="eastAsia" w:ascii="仿宋_GB2312" w:hAnsi="仿宋_GB2312" w:eastAsia="仿宋_GB2312" w:cs="仿宋_GB2312"/>
                <w:sz w:val="24"/>
                <w:szCs w:val="24"/>
              </w:rPr>
              <w:t>榜单答疑</w:t>
            </w:r>
          </w:p>
        </w:tc>
        <w:tc>
          <w:tcPr>
            <w:tcW w:w="268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75DC0A6E">
            <w:pPr>
              <w:spacing w:line="360" w:lineRule="exact"/>
              <w:rPr>
                <w:rFonts w:ascii="仿宋_GB2312" w:hAnsi="仿宋_GB2312" w:eastAsia="仿宋_GB2312" w:cs="仿宋_GB2312"/>
                <w:sz w:val="24"/>
                <w:szCs w:val="24"/>
              </w:rPr>
            </w:pPr>
            <w:r>
              <w:rPr>
                <w:rFonts w:hint="eastAsia" w:ascii="仿宋_GB2312" w:hAnsi="仿宋_GB2312" w:eastAsia="仿宋_GB2312" w:cs="仿宋_GB2312"/>
                <w:sz w:val="24"/>
                <w:szCs w:val="24"/>
              </w:rPr>
              <w:t>申请书评审</w:t>
            </w:r>
          </w:p>
        </w:tc>
      </w:tr>
      <w:tr w14:paraId="6579C49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29" w:type="dxa"/>
            <w:vMerge w:val="continue"/>
            <w:tcBorders>
              <w:left w:val="single" w:color="auto" w:sz="4" w:space="0"/>
              <w:right w:val="single" w:color="auto" w:sz="4" w:space="0"/>
            </w:tcBorders>
            <w:noWrap w:val="0"/>
            <w:tcMar>
              <w:top w:w="60" w:type="dxa"/>
              <w:left w:w="120" w:type="dxa"/>
              <w:bottom w:w="30" w:type="dxa"/>
              <w:right w:w="120" w:type="dxa"/>
            </w:tcMar>
            <w:vAlign w:val="center"/>
          </w:tcPr>
          <w:p w14:paraId="18A6464F">
            <w:pPr>
              <w:spacing w:line="360" w:lineRule="exact"/>
              <w:jc w:val="center"/>
              <w:rPr>
                <w:rFonts w:ascii="仿宋_GB2312" w:hAnsi="仿宋_GB2312" w:eastAsia="仿宋_GB2312" w:cs="仿宋_GB2312"/>
                <w:sz w:val="24"/>
                <w:szCs w:val="24"/>
              </w:rPr>
            </w:pPr>
          </w:p>
        </w:tc>
        <w:tc>
          <w:tcPr>
            <w:tcW w:w="1810"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5BE70C48">
            <w:pPr>
              <w:spacing w:line="3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科技创新行动计划</w:t>
            </w:r>
          </w:p>
        </w:tc>
        <w:tc>
          <w:tcPr>
            <w:tcW w:w="2816"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00606F2C">
            <w:pPr>
              <w:spacing w:line="360" w:lineRule="exact"/>
              <w:rPr>
                <w:rFonts w:ascii="仿宋_GB2312" w:hAnsi="仿宋_GB2312" w:eastAsia="仿宋_GB2312" w:cs="仿宋_GB2312"/>
                <w:sz w:val="24"/>
                <w:szCs w:val="24"/>
              </w:rPr>
            </w:pPr>
            <w:r>
              <w:rPr>
                <w:rFonts w:hint="eastAsia" w:ascii="仿宋_GB2312" w:hAnsi="仿宋_GB2312" w:eastAsia="仿宋_GB2312" w:cs="仿宋_GB2312"/>
                <w:sz w:val="24"/>
                <w:szCs w:val="24"/>
              </w:rPr>
              <w:t>建议书、建议书评审</w:t>
            </w:r>
          </w:p>
        </w:tc>
        <w:tc>
          <w:tcPr>
            <w:tcW w:w="268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5DFDE8C8">
            <w:pPr>
              <w:spacing w:line="360" w:lineRule="exact"/>
              <w:rPr>
                <w:rFonts w:ascii="仿宋_GB2312" w:hAnsi="仿宋_GB2312" w:eastAsia="仿宋_GB2312" w:cs="仿宋_GB2312"/>
                <w:sz w:val="24"/>
                <w:szCs w:val="24"/>
              </w:rPr>
            </w:pPr>
            <w:r>
              <w:rPr>
                <w:rFonts w:hint="eastAsia" w:ascii="仿宋_GB2312" w:hAnsi="仿宋_GB2312" w:eastAsia="仿宋_GB2312" w:cs="仿宋_GB2312"/>
                <w:sz w:val="24"/>
                <w:szCs w:val="24"/>
              </w:rPr>
              <w:t>立项通知</w:t>
            </w:r>
          </w:p>
        </w:tc>
      </w:tr>
      <w:tr w14:paraId="13B3EE8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29" w:type="dxa"/>
            <w:vMerge w:val="restart"/>
            <w:tcBorders>
              <w:top w:val="single" w:color="auto" w:sz="4" w:space="0"/>
              <w:left w:val="single" w:color="auto" w:sz="4" w:space="0"/>
              <w:right w:val="single" w:color="auto" w:sz="4" w:space="0"/>
            </w:tcBorders>
            <w:noWrap w:val="0"/>
            <w:tcMar>
              <w:top w:w="60" w:type="dxa"/>
              <w:left w:w="120" w:type="dxa"/>
              <w:bottom w:w="30" w:type="dxa"/>
              <w:right w:w="120" w:type="dxa"/>
            </w:tcMar>
            <w:vAlign w:val="center"/>
          </w:tcPr>
          <w:p w14:paraId="3724CC22">
            <w:pPr>
              <w:spacing w:line="3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公司级</w:t>
            </w:r>
          </w:p>
        </w:tc>
        <w:tc>
          <w:tcPr>
            <w:tcW w:w="1810"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07899967">
            <w:pPr>
              <w:spacing w:line="3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预研三年滚动计划</w:t>
            </w:r>
          </w:p>
        </w:tc>
        <w:tc>
          <w:tcPr>
            <w:tcW w:w="2816"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699DE3F5">
            <w:pPr>
              <w:spacing w:line="360" w:lineRule="exact"/>
              <w:rPr>
                <w:rFonts w:ascii="仿宋_GB2312" w:hAnsi="仿宋_GB2312" w:eastAsia="仿宋_GB2312" w:cs="仿宋_GB2312"/>
                <w:sz w:val="24"/>
                <w:szCs w:val="24"/>
              </w:rPr>
            </w:pPr>
            <w:r>
              <w:rPr>
                <w:rFonts w:hint="eastAsia" w:ascii="仿宋_GB2312" w:hAnsi="仿宋_GB2312" w:eastAsia="仿宋_GB2312" w:cs="仿宋_GB2312"/>
                <w:sz w:val="24"/>
                <w:szCs w:val="24"/>
              </w:rPr>
              <w:t>建议书、建议书评审</w:t>
            </w:r>
          </w:p>
        </w:tc>
        <w:tc>
          <w:tcPr>
            <w:tcW w:w="268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44F3F4A0">
            <w:pPr>
              <w:spacing w:line="360" w:lineRule="exact"/>
              <w:rPr>
                <w:rFonts w:ascii="仿宋_GB2312" w:hAnsi="仿宋_GB2312" w:eastAsia="仿宋_GB2312" w:cs="仿宋_GB2312"/>
                <w:sz w:val="24"/>
                <w:szCs w:val="24"/>
              </w:rPr>
            </w:pPr>
            <w:r>
              <w:rPr>
                <w:rFonts w:hint="eastAsia" w:ascii="仿宋_GB2312" w:hAnsi="仿宋_GB2312" w:eastAsia="仿宋_GB2312" w:cs="仿宋_GB2312"/>
                <w:sz w:val="24"/>
                <w:szCs w:val="24"/>
              </w:rPr>
              <w:t>立项通知</w:t>
            </w:r>
          </w:p>
        </w:tc>
      </w:tr>
      <w:tr w14:paraId="60A4A11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1070" w:hRule="atLeast"/>
        </w:trPr>
        <w:tc>
          <w:tcPr>
            <w:tcW w:w="1229" w:type="dxa"/>
            <w:vMerge w:val="continue"/>
            <w:tcBorders>
              <w:left w:val="single" w:color="auto" w:sz="4" w:space="0"/>
              <w:right w:val="single" w:color="auto" w:sz="4" w:space="0"/>
            </w:tcBorders>
            <w:noWrap w:val="0"/>
            <w:tcMar>
              <w:top w:w="60" w:type="dxa"/>
              <w:left w:w="120" w:type="dxa"/>
              <w:bottom w:w="30" w:type="dxa"/>
              <w:right w:w="120" w:type="dxa"/>
            </w:tcMar>
            <w:vAlign w:val="center"/>
          </w:tcPr>
          <w:p w14:paraId="32346607">
            <w:pPr>
              <w:spacing w:line="360" w:lineRule="exact"/>
              <w:jc w:val="center"/>
              <w:rPr>
                <w:rFonts w:ascii="仿宋_GB2312" w:hAnsi="仿宋_GB2312" w:eastAsia="仿宋_GB2312" w:cs="仿宋_GB2312"/>
                <w:sz w:val="24"/>
                <w:szCs w:val="24"/>
              </w:rPr>
            </w:pPr>
          </w:p>
        </w:tc>
        <w:tc>
          <w:tcPr>
            <w:tcW w:w="1810"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17F60AE5">
            <w:pPr>
              <w:spacing w:line="3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新疆大飞机气象创新中心</w:t>
            </w:r>
          </w:p>
        </w:tc>
        <w:tc>
          <w:tcPr>
            <w:tcW w:w="2816"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669DA882">
            <w:pPr>
              <w:spacing w:line="360" w:lineRule="exact"/>
              <w:rPr>
                <w:rFonts w:ascii="仿宋_GB2312" w:hAnsi="仿宋_GB2312" w:eastAsia="仿宋_GB2312" w:cs="仿宋_GB2312"/>
                <w:sz w:val="24"/>
                <w:szCs w:val="24"/>
              </w:rPr>
            </w:pPr>
            <w:r>
              <w:rPr>
                <w:rFonts w:hint="eastAsia" w:ascii="仿宋_GB2312" w:hAnsi="仿宋_GB2312" w:eastAsia="仿宋_GB2312" w:cs="仿宋_GB2312"/>
                <w:sz w:val="24"/>
                <w:szCs w:val="24"/>
              </w:rPr>
              <w:t>申请书、申请书评审、技术委员会/主任委员会/理事会审议</w:t>
            </w:r>
          </w:p>
        </w:tc>
        <w:tc>
          <w:tcPr>
            <w:tcW w:w="268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95D1E27">
            <w:pPr>
              <w:spacing w:line="360" w:lineRule="exact"/>
              <w:rPr>
                <w:rFonts w:ascii="仿宋_GB2312" w:hAnsi="仿宋_GB2312" w:eastAsia="仿宋_GB2312" w:cs="仿宋_GB2312"/>
                <w:sz w:val="24"/>
                <w:szCs w:val="24"/>
              </w:rPr>
            </w:pPr>
            <w:r>
              <w:rPr>
                <w:rFonts w:hint="eastAsia" w:ascii="仿宋_GB2312" w:hAnsi="仿宋_GB2312" w:eastAsia="仿宋_GB2312" w:cs="仿宋_GB2312"/>
                <w:sz w:val="24"/>
                <w:szCs w:val="24"/>
              </w:rPr>
              <w:t>立项通知</w:t>
            </w:r>
          </w:p>
        </w:tc>
      </w:tr>
      <w:tr w14:paraId="01FD366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29" w:type="dxa"/>
            <w:vMerge w:val="continue"/>
            <w:tcBorders>
              <w:left w:val="single" w:color="auto" w:sz="4" w:space="0"/>
              <w:right w:val="single" w:color="auto" w:sz="4" w:space="0"/>
            </w:tcBorders>
            <w:noWrap w:val="0"/>
            <w:tcMar>
              <w:top w:w="60" w:type="dxa"/>
              <w:left w:w="120" w:type="dxa"/>
              <w:bottom w:w="30" w:type="dxa"/>
              <w:right w:w="120" w:type="dxa"/>
            </w:tcMar>
            <w:vAlign w:val="center"/>
          </w:tcPr>
          <w:p w14:paraId="58523193">
            <w:pPr>
              <w:spacing w:line="360" w:lineRule="exact"/>
              <w:jc w:val="center"/>
              <w:rPr>
                <w:rFonts w:ascii="仿宋_GB2312" w:hAnsi="仿宋_GB2312" w:eastAsia="仿宋_GB2312" w:cs="仿宋_GB2312"/>
                <w:sz w:val="24"/>
                <w:szCs w:val="24"/>
              </w:rPr>
            </w:pPr>
          </w:p>
        </w:tc>
        <w:tc>
          <w:tcPr>
            <w:tcW w:w="1810"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59EAD45A">
            <w:pPr>
              <w:spacing w:line="3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科技周</w:t>
            </w:r>
          </w:p>
        </w:tc>
        <w:tc>
          <w:tcPr>
            <w:tcW w:w="2816"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37B585E">
            <w:pPr>
              <w:spacing w:line="360" w:lineRule="exact"/>
              <w:rPr>
                <w:rFonts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lang w:val="en-US" w:eastAsia="zh-CN"/>
              </w:rPr>
              <w:t>合作需求、需求对接总结、技术发展战略委员会审议</w:t>
            </w:r>
          </w:p>
        </w:tc>
        <w:tc>
          <w:tcPr>
            <w:tcW w:w="268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29B5561B">
            <w:pPr>
              <w:spacing w:line="360" w:lineRule="exact"/>
              <w:rPr>
                <w:rFonts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lang w:val="en-US" w:eastAsia="zh-CN"/>
              </w:rPr>
              <w:t>拟立项通知、立项文件</w:t>
            </w:r>
          </w:p>
        </w:tc>
      </w:tr>
      <w:tr w14:paraId="51109B8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29" w:type="dxa"/>
            <w:vMerge w:val="continue"/>
            <w:tcBorders>
              <w:left w:val="single" w:color="auto" w:sz="4" w:space="0"/>
              <w:right w:val="single" w:color="auto" w:sz="4" w:space="0"/>
            </w:tcBorders>
            <w:noWrap w:val="0"/>
            <w:tcMar>
              <w:top w:w="60" w:type="dxa"/>
              <w:left w:w="120" w:type="dxa"/>
              <w:bottom w:w="30" w:type="dxa"/>
              <w:right w:w="120" w:type="dxa"/>
            </w:tcMar>
            <w:vAlign w:val="center"/>
          </w:tcPr>
          <w:p w14:paraId="73C0344D">
            <w:pPr>
              <w:spacing w:line="360" w:lineRule="exact"/>
              <w:jc w:val="center"/>
              <w:rPr>
                <w:rFonts w:ascii="仿宋_GB2312" w:hAnsi="仿宋_GB2312" w:eastAsia="仿宋_GB2312" w:cs="仿宋_GB2312"/>
                <w:sz w:val="24"/>
                <w:szCs w:val="24"/>
              </w:rPr>
            </w:pPr>
          </w:p>
        </w:tc>
        <w:tc>
          <w:tcPr>
            <w:tcW w:w="1810"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25997EE6">
            <w:pPr>
              <w:spacing w:line="3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大飞机研究院</w:t>
            </w:r>
          </w:p>
        </w:tc>
        <w:tc>
          <w:tcPr>
            <w:tcW w:w="2816"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77DFD4CA">
            <w:pPr>
              <w:spacing w:line="360" w:lineRule="exact"/>
              <w:rPr>
                <w:rFonts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lang w:val="en-US" w:eastAsia="zh-CN"/>
              </w:rPr>
              <w:t>项目申请书、学术委员会审议</w:t>
            </w:r>
          </w:p>
        </w:tc>
        <w:tc>
          <w:tcPr>
            <w:tcW w:w="268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50BC82D1">
            <w:pPr>
              <w:spacing w:line="360" w:lineRule="exact"/>
              <w:rPr>
                <w:rFonts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lang w:val="en-US" w:eastAsia="zh-CN"/>
              </w:rPr>
              <w:t>立项通知</w:t>
            </w:r>
          </w:p>
        </w:tc>
      </w:tr>
      <w:tr w14:paraId="6CA7482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29" w:type="dxa"/>
            <w:vMerge w:val="continue"/>
            <w:tcBorders>
              <w:left w:val="single" w:color="auto" w:sz="4" w:space="0"/>
              <w:right w:val="single" w:color="auto" w:sz="4" w:space="0"/>
            </w:tcBorders>
            <w:noWrap w:val="0"/>
            <w:tcMar>
              <w:top w:w="60" w:type="dxa"/>
              <w:left w:w="120" w:type="dxa"/>
              <w:bottom w:w="30" w:type="dxa"/>
              <w:right w:w="120" w:type="dxa"/>
            </w:tcMar>
            <w:vAlign w:val="center"/>
          </w:tcPr>
          <w:p w14:paraId="3494D072">
            <w:pPr>
              <w:spacing w:line="360" w:lineRule="exact"/>
              <w:jc w:val="center"/>
              <w:rPr>
                <w:rFonts w:ascii="仿宋_GB2312" w:hAnsi="仿宋_GB2312" w:eastAsia="仿宋_GB2312" w:cs="仿宋_GB2312"/>
                <w:sz w:val="24"/>
                <w:szCs w:val="24"/>
              </w:rPr>
            </w:pPr>
          </w:p>
        </w:tc>
        <w:tc>
          <w:tcPr>
            <w:tcW w:w="1810"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2C74EBA1">
            <w:pPr>
              <w:spacing w:line="360" w:lineRule="exact"/>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大飞机先进材料创新联盟</w:t>
            </w:r>
          </w:p>
        </w:tc>
        <w:tc>
          <w:tcPr>
            <w:tcW w:w="2816"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7F28A6A0">
            <w:pPr>
              <w:spacing w:line="360" w:lineRule="exact"/>
              <w:rPr>
                <w:rFonts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rPr>
              <w:t>项目申请书</w:t>
            </w:r>
          </w:p>
        </w:tc>
        <w:tc>
          <w:tcPr>
            <w:tcW w:w="268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450C6D5D">
            <w:pPr>
              <w:spacing w:line="360" w:lineRule="exact"/>
              <w:rPr>
                <w:rFonts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rPr>
              <w:t>立项建议清单及联盟专委会、理事会审议意见</w:t>
            </w:r>
          </w:p>
        </w:tc>
      </w:tr>
      <w:tr w14:paraId="0D420E8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29" w:type="dxa"/>
            <w:vMerge w:val="continue"/>
            <w:tcBorders>
              <w:left w:val="single" w:color="auto" w:sz="4" w:space="0"/>
              <w:right w:val="single" w:color="auto" w:sz="4" w:space="0"/>
            </w:tcBorders>
            <w:noWrap w:val="0"/>
            <w:tcMar>
              <w:top w:w="60" w:type="dxa"/>
              <w:left w:w="120" w:type="dxa"/>
              <w:bottom w:w="30" w:type="dxa"/>
              <w:right w:w="120" w:type="dxa"/>
            </w:tcMar>
            <w:vAlign w:val="center"/>
          </w:tcPr>
          <w:p w14:paraId="25E7D877">
            <w:pPr>
              <w:spacing w:line="360" w:lineRule="exact"/>
              <w:jc w:val="center"/>
              <w:rPr>
                <w:rFonts w:ascii="仿宋_GB2312" w:hAnsi="仿宋_GB2312" w:eastAsia="仿宋_GB2312" w:cs="仿宋_GB2312"/>
                <w:sz w:val="24"/>
                <w:szCs w:val="24"/>
              </w:rPr>
            </w:pPr>
          </w:p>
        </w:tc>
        <w:tc>
          <w:tcPr>
            <w:tcW w:w="1810"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11607A8">
            <w:pPr>
              <w:spacing w:line="360" w:lineRule="exact"/>
              <w:jc w:val="center"/>
              <w:rPr>
                <w:rFonts w:hint="eastAsia" w:ascii="仿宋_GB2312" w:hAnsi="仿宋_GB2312" w:eastAsia="仿宋_GB2312" w:cs="仿宋_GB2312"/>
                <w:sz w:val="24"/>
                <w:szCs w:val="24"/>
                <w:highlight w:val="yellow"/>
                <w:lang w:val="en-US" w:eastAsia="zh-CN" w:bidi="ar-SA"/>
              </w:rPr>
            </w:pPr>
            <w:r>
              <w:rPr>
                <w:rFonts w:hint="eastAsia" w:ascii="仿宋_GB2312" w:hAnsi="仿宋_GB2312" w:eastAsia="仿宋_GB2312" w:cs="仿宋_GB2312"/>
                <w:sz w:val="24"/>
                <w:szCs w:val="24"/>
                <w:highlight w:val="none"/>
                <w:lang w:val="en-US" w:eastAsia="zh-CN" w:bidi="ar-SA"/>
              </w:rPr>
              <w:t>“中国商飞-波音”可持续航空技术研究中心项目</w:t>
            </w:r>
          </w:p>
        </w:tc>
        <w:tc>
          <w:tcPr>
            <w:tcW w:w="2816"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6268988D">
            <w:pPr>
              <w:spacing w:line="360" w:lineRule="exact"/>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sz w:val="24"/>
                <w:szCs w:val="24"/>
                <w:highlight w:val="none"/>
              </w:rPr>
              <w:t>波音指导委员会会议纪要</w:t>
            </w:r>
          </w:p>
        </w:tc>
        <w:tc>
          <w:tcPr>
            <w:tcW w:w="268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1CF10ED1">
            <w:pPr>
              <w:spacing w:line="360" w:lineRule="exact"/>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sz w:val="24"/>
                <w:szCs w:val="24"/>
                <w:highlight w:val="none"/>
                <w:lang w:eastAsia="zh-CN"/>
              </w:rPr>
              <w:t>三方合同</w:t>
            </w:r>
          </w:p>
        </w:tc>
      </w:tr>
    </w:tbl>
    <w:p w14:paraId="2F3C117E">
      <w:pPr>
        <w:spacing w:line="580" w:lineRule="exact"/>
        <w:ind w:firstLine="0" w:firstLineChars="0"/>
        <w:jc w:val="left"/>
        <w:rPr>
          <w:rFonts w:hint="eastAsia" w:ascii="仿宋_GB2312" w:hAnsi="仿宋_GB2312" w:eastAsia="仿宋_GB2312" w:cs="仿宋_GB2312"/>
          <w:sz w:val="32"/>
          <w:szCs w:val="32"/>
          <w:lang w:val="en-US" w:eastAsia="zh-CN"/>
        </w:rPr>
      </w:pPr>
    </w:p>
    <w:p w14:paraId="6FE441C8">
      <w:pPr>
        <w:spacing w:line="580" w:lineRule="exact"/>
        <w:ind w:firstLine="0" w:firstLineChars="0"/>
        <w:jc w:val="left"/>
        <w:rPr>
          <w:rFonts w:hint="eastAsia" w:ascii="仿宋_GB2312" w:hAnsi="仿宋_GB2312" w:eastAsia="仿宋_GB2312" w:cs="仿宋_GB2312"/>
          <w:sz w:val="32"/>
          <w:szCs w:val="32"/>
          <w:lang w:val="en-US" w:eastAsia="zh-CN"/>
        </w:rPr>
      </w:pPr>
    </w:p>
    <w:p w14:paraId="7E93225C">
      <w:pPr>
        <w:spacing w:line="580" w:lineRule="exact"/>
        <w:ind w:firstLine="0" w:firstLineChars="0"/>
        <w:jc w:val="left"/>
        <w:rPr>
          <w:rFonts w:hint="eastAsia" w:ascii="仿宋_GB2312" w:hAnsi="仿宋_GB2312" w:eastAsia="仿宋_GB2312" w:cs="仿宋_GB2312"/>
          <w:sz w:val="32"/>
          <w:szCs w:val="32"/>
          <w:lang w:val="en-US" w:eastAsia="zh-CN"/>
        </w:rPr>
      </w:pPr>
    </w:p>
    <w:p w14:paraId="1EAA488F">
      <w:pPr>
        <w:spacing w:line="580" w:lineRule="exact"/>
        <w:ind w:firstLine="640" w:firstLineChars="200"/>
        <w:jc w:val="left"/>
        <w:outlineLvl w:val="2"/>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2.</w:t>
      </w:r>
      <w:r>
        <w:rPr>
          <w:rFonts w:hint="eastAsia" w:ascii="仿宋_GB2312" w:hAnsi="仿宋_GB2312" w:eastAsia="仿宋_GB2312" w:cs="仿宋_GB2312"/>
          <w:sz w:val="32"/>
          <w:szCs w:val="32"/>
        </w:rPr>
        <w:t>审签流程</w:t>
      </w:r>
    </w:p>
    <w:p w14:paraId="7552138A">
      <w:pPr>
        <w:spacing w:line="580" w:lineRule="exact"/>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通用审批规则（全立项流程适用）：</w:t>
      </w:r>
    </w:p>
    <w:p w14:paraId="160CC441">
      <w:pPr>
        <w:spacing w:line="580" w:lineRule="exact"/>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w:t>
      </w:r>
      <w:r>
        <w:rPr>
          <w:rFonts w:hint="eastAsia" w:ascii="仿宋_GB2312" w:hAnsi="仿宋_GB2312" w:eastAsia="仿宋_GB2312" w:cs="仿宋_GB2312"/>
          <w:sz w:val="32"/>
          <w:szCs w:val="32"/>
        </w:rPr>
        <w:t>审批驳回：自动退回</w:t>
      </w:r>
      <w:r>
        <w:rPr>
          <w:rFonts w:hint="eastAsia" w:ascii="仿宋_GB2312" w:hAnsi="仿宋_GB2312" w:eastAsia="仿宋_GB2312" w:cs="仿宋_GB2312"/>
          <w:sz w:val="32"/>
          <w:szCs w:val="32"/>
          <w:lang w:val="en-US" w:eastAsia="zh-CN"/>
        </w:rPr>
        <w:t>初始</w:t>
      </w:r>
      <w:r>
        <w:rPr>
          <w:rFonts w:hint="eastAsia" w:ascii="仿宋_GB2312" w:hAnsi="仿宋_GB2312" w:eastAsia="仿宋_GB2312" w:cs="仿宋_GB2312"/>
          <w:sz w:val="32"/>
          <w:szCs w:val="32"/>
        </w:rPr>
        <w:t>填报节点，标注驳回意见，支持修改后二次提交，所有驳回记录留痕归档；</w:t>
      </w:r>
    </w:p>
    <w:p w14:paraId="02BAA290">
      <w:pPr>
        <w:spacing w:line="580" w:lineRule="exact"/>
        <w:ind w:firstLine="640" w:firstLineChars="200"/>
        <w:jc w:val="left"/>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·附件更改：流程中经办人/审核人可替换附件；</w:t>
      </w:r>
    </w:p>
    <w:p w14:paraId="4FED17D8">
      <w:pPr>
        <w:spacing w:line="580" w:lineRule="exact"/>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w:t>
      </w:r>
      <w:r>
        <w:rPr>
          <w:rFonts w:hint="eastAsia" w:ascii="仿宋_GB2312" w:hAnsi="仿宋_GB2312" w:eastAsia="仿宋_GB2312" w:cs="仿宋_GB2312"/>
          <w:sz w:val="32"/>
          <w:szCs w:val="32"/>
        </w:rPr>
        <w:t>流程撤销：仅填报人可发起撤销，撤销后项目回归 “草稿状态”，撤销记录永久留存；</w:t>
      </w:r>
    </w:p>
    <w:p w14:paraId="5262D9A0">
      <w:pPr>
        <w:spacing w:line="580" w:lineRule="exact"/>
        <w:ind w:firstLine="640" w:firstLineChars="200"/>
        <w:jc w:val="left"/>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w:t>
      </w:r>
      <w:r>
        <w:rPr>
          <w:rFonts w:hint="eastAsia" w:ascii="仿宋_GB2312" w:hAnsi="仿宋_GB2312" w:eastAsia="仿宋_GB2312" w:cs="仿宋_GB2312"/>
          <w:sz w:val="32"/>
          <w:szCs w:val="32"/>
        </w:rPr>
        <w:t>无需审批的报备类项目：填报完成</w:t>
      </w:r>
      <w:r>
        <w:rPr>
          <w:rFonts w:hint="eastAsia" w:ascii="仿宋_GB2312" w:hAnsi="仿宋_GB2312" w:eastAsia="仿宋_GB2312" w:cs="仿宋_GB2312"/>
          <w:sz w:val="32"/>
          <w:szCs w:val="32"/>
          <w:lang w:val="en-US" w:eastAsia="zh-CN"/>
        </w:rPr>
        <w:t>由各单位科技部审批后</w:t>
      </w:r>
      <w:r>
        <w:rPr>
          <w:rFonts w:hint="eastAsia" w:ascii="仿宋_GB2312" w:hAnsi="仿宋_GB2312" w:eastAsia="仿宋_GB2312" w:cs="仿宋_GB2312"/>
          <w:sz w:val="32"/>
          <w:szCs w:val="32"/>
        </w:rPr>
        <w:t>自动归档，总部可查询追溯。</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如XXX项目无需审批</w:t>
      </w:r>
      <w:r>
        <w:rPr>
          <w:rFonts w:hint="eastAsia" w:ascii="仿宋_GB2312" w:hAnsi="仿宋_GB2312" w:eastAsia="仿宋_GB2312" w:cs="仿宋_GB2312"/>
          <w:sz w:val="32"/>
          <w:szCs w:val="32"/>
          <w:lang w:eastAsia="zh-CN"/>
        </w:rPr>
        <w:t>）</w:t>
      </w:r>
    </w:p>
    <w:p w14:paraId="391D059D">
      <w:pPr>
        <w:spacing w:line="580" w:lineRule="exact"/>
        <w:ind w:firstLine="640" w:firstLineChars="200"/>
        <w:jc w:val="left"/>
        <w:outlineLvl w:val="3"/>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1）国家级</w:t>
      </w:r>
    </w:p>
    <w:p w14:paraId="42439767">
      <w:pPr>
        <w:spacing w:line="580" w:lineRule="exact"/>
        <w:ind w:firstLine="640" w:firstLineChars="200"/>
        <w:jc w:val="left"/>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a) MJKY</w:t>
      </w:r>
    </w:p>
    <w:p w14:paraId="5B5BF11E">
      <w:pPr>
        <w:spacing w:line="580" w:lineRule="exact"/>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项目联系人→项目负责人→项目承担部门负责人→二级总师→单位财务部门负责人→单位科技部门负责人→单位分管领导→一级总师→总部科技部科研项目处，余下走线下流程，由科技部办理报批。</w:t>
      </w:r>
    </w:p>
    <w:p w14:paraId="4BBB2B1D">
      <w:pPr>
        <w:spacing w:line="580" w:lineRule="exact"/>
        <w:ind w:firstLine="640" w:firstLineChars="200"/>
        <w:jc w:val="left"/>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b) 04专项接续</w:t>
      </w:r>
    </w:p>
    <w:p w14:paraId="7D2D8AFF">
      <w:pPr>
        <w:spacing w:line="580" w:lineRule="exact"/>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项目联系人→项目负责人→项目承担部门负责人→二级总师→单位财务部门负责人→单位科技部门负责人→单位分管领导→一级总师→总部科技部科研项目处，余下走线下流程，由科技部办理报批。</w:t>
      </w:r>
    </w:p>
    <w:p w14:paraId="5C12D743">
      <w:pPr>
        <w:spacing w:line="580" w:lineRule="exact"/>
        <w:ind w:firstLine="640" w:firstLineChars="200"/>
        <w:jc w:val="left"/>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c) 重点研发计划</w:t>
      </w:r>
    </w:p>
    <w:p w14:paraId="65251C80">
      <w:pPr>
        <w:spacing w:line="580" w:lineRule="exact"/>
        <w:ind w:firstLine="640" w:firstLineChars="200"/>
        <w:jc w:val="left"/>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rPr>
        <w:t>项目联系人→项目负责人→项目承担部门负责人→二级总师→单位财务部门负责人→单位科技部门负责人→单位分管领导→一级总师→总部科技部科研项目处，余下走线下流程，由科技部办理报批。</w:t>
      </w:r>
    </w:p>
    <w:p w14:paraId="0E003A87">
      <w:pPr>
        <w:spacing w:line="580" w:lineRule="exact"/>
        <w:ind w:firstLine="640" w:firstLineChars="200"/>
        <w:jc w:val="left"/>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d) XX25专项</w:t>
      </w:r>
    </w:p>
    <w:p w14:paraId="5BC854EA">
      <w:pPr>
        <w:spacing w:line="580" w:lineRule="exact"/>
        <w:ind w:firstLine="640" w:firstLineChars="200"/>
        <w:jc w:val="left"/>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rPr>
        <w:t>项目联系人→项目负责人→项目承担部门负责人→二级总师→单位科技部门负责人→单位分管领导→一级总师→总部科技部科研项目处，余下走线下流程，由科技部办理报批。</w:t>
      </w:r>
    </w:p>
    <w:p w14:paraId="2799A9E1">
      <w:pPr>
        <w:spacing w:line="580" w:lineRule="exact"/>
        <w:ind w:firstLine="640" w:firstLineChars="200"/>
        <w:jc w:val="left"/>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e) 国家自然科学基金</w:t>
      </w:r>
    </w:p>
    <w:p w14:paraId="52E667BF">
      <w:pPr>
        <w:spacing w:line="580" w:lineRule="exact"/>
        <w:ind w:firstLine="640" w:firstLineChars="200"/>
        <w:jc w:val="left"/>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rPr>
        <w:t>项目联系人→项目负责人→项目承担部门负责人→二级总师→单位财务部门负责人→单位科技部门负责人→单位分管领导→一级总师→总部科技部科研项目处，余下走线下流程，由科技部办理报批。</w:t>
      </w:r>
    </w:p>
    <w:p w14:paraId="248F0F79">
      <w:pPr>
        <w:spacing w:line="580" w:lineRule="exact"/>
        <w:ind w:firstLine="640" w:firstLineChars="200"/>
        <w:jc w:val="left"/>
        <w:outlineLvl w:val="3"/>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（2）地方级</w:t>
      </w:r>
    </w:p>
    <w:p w14:paraId="2364F7E1">
      <w:pPr>
        <w:spacing w:line="580" w:lineRule="exact"/>
        <w:ind w:firstLine="640" w:firstLineChars="200"/>
        <w:jc w:val="left"/>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a) 揭榜挂帅</w:t>
      </w:r>
    </w:p>
    <w:p w14:paraId="3CC0E799">
      <w:pPr>
        <w:spacing w:line="580" w:lineRule="exact"/>
        <w:ind w:firstLine="640" w:firstLineChars="200"/>
        <w:jc w:val="left"/>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rPr>
        <w:t>项目联系人→项目负责人→项目承担部门负责人→二级总师→单位财务部门负责人→单位科技部门负责人→单位分管领导→一级总师→总部科技部科研项目处，余下走线下流程，由科技部办理报批。</w:t>
      </w:r>
    </w:p>
    <w:p w14:paraId="0F0205E8">
      <w:pPr>
        <w:spacing w:line="580" w:lineRule="exact"/>
        <w:ind w:firstLine="640" w:firstLineChars="200"/>
        <w:jc w:val="left"/>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b) 科技创新行动计划</w:t>
      </w:r>
    </w:p>
    <w:p w14:paraId="4A682B26">
      <w:pPr>
        <w:spacing w:line="580" w:lineRule="exact"/>
        <w:ind w:firstLine="640" w:firstLineChars="200"/>
        <w:jc w:val="left"/>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rPr>
        <w:t>项目联系人→项目负责人→项目承担部门负责人→二级总师→单位财务部门负责人→单位科技部门负责人→单位分管领导→一级总师→总部科技部科研项目处，余下走线下流程，由科技部办理报批。</w:t>
      </w:r>
    </w:p>
    <w:p w14:paraId="162CD254">
      <w:pPr>
        <w:spacing w:line="580" w:lineRule="exact"/>
        <w:ind w:firstLine="640" w:firstLineChars="200"/>
        <w:jc w:val="left"/>
        <w:outlineLvl w:val="3"/>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（3）公司级</w:t>
      </w:r>
    </w:p>
    <w:p w14:paraId="28D6F9EC">
      <w:pPr>
        <w:spacing w:line="580" w:lineRule="exact"/>
        <w:ind w:firstLine="640" w:firstLineChars="200"/>
        <w:jc w:val="left"/>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a) 预研三年滚动计划</w:t>
      </w:r>
    </w:p>
    <w:p w14:paraId="13F7B145">
      <w:pPr>
        <w:spacing w:line="580" w:lineRule="exact"/>
        <w:ind w:firstLine="640" w:firstLineChars="200"/>
        <w:jc w:val="left"/>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rPr>
        <w:t>项目联系人→项目负责人→项目承担部门负责人→二级总师→单位财务部门负责人→单位科技部门负责人→单位分管领导→一级总师→总部科技部科研项目处，余下走线下流程，由科技部办理报批。</w:t>
      </w:r>
    </w:p>
    <w:p w14:paraId="110FA555">
      <w:pPr>
        <w:spacing w:line="580" w:lineRule="exact"/>
        <w:ind w:firstLine="640" w:firstLineChars="200"/>
        <w:jc w:val="left"/>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b) 新疆大飞机气象创新中心</w:t>
      </w:r>
    </w:p>
    <w:p w14:paraId="3FA392F9">
      <w:pPr>
        <w:spacing w:line="580" w:lineRule="exact"/>
        <w:ind w:firstLine="640" w:firstLineChars="200"/>
        <w:jc w:val="left"/>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rPr>
        <w:t>项目联系人→项目负责人→项目承担部门负责人→二级总师→单位财务部门负责人→单位科技部门负责人→单位分管领导→一级总师→总部科技部科研项目处，余下走线下流程，由科技部办理报批。</w:t>
      </w:r>
    </w:p>
    <w:p w14:paraId="54046839">
      <w:pPr>
        <w:spacing w:line="580" w:lineRule="exact"/>
        <w:ind w:firstLine="640" w:firstLineChars="200"/>
        <w:jc w:val="left"/>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c) 科技周</w:t>
      </w:r>
    </w:p>
    <w:p w14:paraId="4E9C9BD7">
      <w:pPr>
        <w:spacing w:line="580" w:lineRule="exact"/>
        <w:ind w:firstLine="640" w:firstLineChars="200"/>
        <w:jc w:val="left"/>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rPr>
        <w:t>项目负责人→</w:t>
      </w:r>
      <w:r>
        <w:rPr>
          <w:rFonts w:hint="eastAsia" w:ascii="仿宋_GB2312" w:hAnsi="仿宋_GB2312" w:eastAsia="仿宋_GB2312" w:cs="仿宋_GB2312"/>
          <w:sz w:val="32"/>
          <w:szCs w:val="32"/>
          <w:lang w:val="en-US" w:eastAsia="zh-CN"/>
        </w:rPr>
        <w:t>三级专业总师</w:t>
      </w:r>
      <w:r>
        <w:rPr>
          <w:rFonts w:hint="eastAsia" w:ascii="仿宋_GB2312" w:hAnsi="仿宋_GB2312" w:eastAsia="仿宋_GB2312" w:cs="仿宋_GB2312"/>
          <w:sz w:val="32"/>
          <w:szCs w:val="32"/>
        </w:rPr>
        <w:t>→二级</w:t>
      </w:r>
      <w:r>
        <w:rPr>
          <w:rFonts w:hint="eastAsia" w:ascii="仿宋_GB2312" w:hAnsi="仿宋_GB2312" w:eastAsia="仿宋_GB2312" w:cs="仿宋_GB2312"/>
          <w:sz w:val="32"/>
          <w:szCs w:val="32"/>
          <w:lang w:val="en-US" w:eastAsia="zh-CN"/>
        </w:rPr>
        <w:t>专业</w:t>
      </w:r>
      <w:r>
        <w:rPr>
          <w:rFonts w:hint="eastAsia" w:ascii="仿宋_GB2312" w:hAnsi="仿宋_GB2312" w:eastAsia="仿宋_GB2312" w:cs="仿宋_GB2312"/>
          <w:sz w:val="32"/>
          <w:szCs w:val="32"/>
        </w:rPr>
        <w:t>总师→单位</w:t>
      </w:r>
      <w:r>
        <w:rPr>
          <w:rFonts w:hint="eastAsia" w:ascii="仿宋_GB2312" w:hAnsi="仿宋_GB2312" w:eastAsia="仿宋_GB2312" w:cs="仿宋_GB2312"/>
          <w:sz w:val="32"/>
          <w:szCs w:val="32"/>
          <w:lang w:val="en-US" w:eastAsia="zh-CN"/>
        </w:rPr>
        <w:t>科技部</w:t>
      </w:r>
      <w:r>
        <w:rPr>
          <w:rFonts w:hint="eastAsia" w:ascii="仿宋_GB2312" w:hAnsi="仿宋_GB2312" w:eastAsia="仿宋_GB2312" w:cs="仿宋_GB2312"/>
          <w:sz w:val="32"/>
          <w:szCs w:val="32"/>
        </w:rPr>
        <w:t>→单位科技部门负责人→单位分管</w:t>
      </w:r>
      <w:r>
        <w:rPr>
          <w:rFonts w:hint="eastAsia" w:ascii="仿宋_GB2312" w:hAnsi="仿宋_GB2312" w:eastAsia="仿宋_GB2312" w:cs="仿宋_GB2312"/>
          <w:sz w:val="32"/>
          <w:szCs w:val="32"/>
          <w:lang w:val="en-US" w:eastAsia="zh-CN"/>
        </w:rPr>
        <w:t>科技</w:t>
      </w:r>
      <w:r>
        <w:rPr>
          <w:rFonts w:hint="eastAsia" w:ascii="仿宋_GB2312" w:hAnsi="仿宋_GB2312" w:eastAsia="仿宋_GB2312" w:cs="仿宋_GB2312"/>
          <w:sz w:val="32"/>
          <w:szCs w:val="32"/>
        </w:rPr>
        <w:t>领导→总部科技部</w:t>
      </w:r>
      <w:r>
        <w:rPr>
          <w:rFonts w:hint="eastAsia" w:ascii="仿宋_GB2312" w:hAnsi="仿宋_GB2312" w:eastAsia="仿宋_GB2312" w:cs="仿宋_GB2312"/>
          <w:sz w:val="32"/>
          <w:szCs w:val="32"/>
          <w:lang w:val="en-US" w:eastAsia="zh-CN"/>
        </w:rPr>
        <w:t>科技发展</w:t>
      </w:r>
      <w:r>
        <w:rPr>
          <w:rFonts w:hint="eastAsia" w:ascii="仿宋_GB2312" w:hAnsi="仿宋_GB2312" w:eastAsia="仿宋_GB2312" w:cs="仿宋_GB2312"/>
          <w:sz w:val="32"/>
          <w:szCs w:val="32"/>
        </w:rPr>
        <w:t>处→</w:t>
      </w:r>
      <w:r>
        <w:rPr>
          <w:rFonts w:hint="eastAsia" w:ascii="仿宋_GB2312" w:hAnsi="仿宋_GB2312" w:eastAsia="仿宋_GB2312" w:cs="仿宋_GB2312"/>
          <w:sz w:val="32"/>
          <w:szCs w:val="32"/>
          <w:lang w:val="en-US" w:eastAsia="zh-CN"/>
        </w:rPr>
        <w:t>一级总师审核</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总部科技管理部</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需求发布</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技术发展战略委员会审查</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发布拟立项项目清单</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各单位立项</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各单位实施</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各单位验收</w:t>
      </w:r>
    </w:p>
    <w:p w14:paraId="438DF8BE">
      <w:pPr>
        <w:spacing w:line="580" w:lineRule="exact"/>
        <w:ind w:firstLine="640" w:firstLineChars="200"/>
        <w:jc w:val="left"/>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d) 大飞机研究院</w:t>
      </w:r>
    </w:p>
    <w:p w14:paraId="3A071B98">
      <w:pPr>
        <w:spacing w:line="580" w:lineRule="exact"/>
        <w:ind w:firstLine="640" w:firstLineChars="200"/>
        <w:jc w:val="left"/>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大飞机研究院建设单位（上飞院或北研中心）征集指南</w:t>
      </w:r>
      <w:r>
        <w:rPr>
          <w:rFonts w:hint="eastAsia" w:ascii="仿宋_GB2312" w:hAnsi="仿宋_GB2312" w:eastAsia="仿宋_GB2312" w:cs="仿宋_GB2312"/>
          <w:sz w:val="32"/>
          <w:szCs w:val="32"/>
          <w:highlight w:val="none"/>
        </w:rPr>
        <w:t>→</w:t>
      </w:r>
      <w:r>
        <w:rPr>
          <w:rFonts w:hint="eastAsia" w:ascii="仿宋_GB2312" w:hAnsi="仿宋_GB2312" w:eastAsia="仿宋_GB2312" w:cs="仿宋_GB2312"/>
          <w:sz w:val="32"/>
          <w:szCs w:val="32"/>
          <w:highlight w:val="none"/>
          <w:lang w:val="en-US" w:eastAsia="zh-CN"/>
        </w:rPr>
        <w:t>各研究院学术委员会评审</w:t>
      </w:r>
      <w:r>
        <w:rPr>
          <w:rFonts w:hint="eastAsia" w:ascii="仿宋_GB2312" w:hAnsi="仿宋_GB2312" w:eastAsia="仿宋_GB2312" w:cs="仿宋_GB2312"/>
          <w:sz w:val="32"/>
          <w:szCs w:val="32"/>
          <w:highlight w:val="none"/>
        </w:rPr>
        <w:t>→</w:t>
      </w:r>
      <w:r>
        <w:rPr>
          <w:rFonts w:hint="eastAsia" w:ascii="仿宋_GB2312" w:hAnsi="仿宋_GB2312" w:eastAsia="仿宋_GB2312" w:cs="仿宋_GB2312"/>
          <w:sz w:val="32"/>
          <w:szCs w:val="32"/>
          <w:highlight w:val="none"/>
          <w:lang w:val="en-US" w:eastAsia="zh-CN"/>
        </w:rPr>
        <w:t>各研究院向本高校指南发布</w:t>
      </w:r>
      <w:r>
        <w:rPr>
          <w:rFonts w:hint="eastAsia" w:ascii="仿宋_GB2312" w:hAnsi="仿宋_GB2312" w:eastAsia="仿宋_GB2312" w:cs="仿宋_GB2312"/>
          <w:sz w:val="32"/>
          <w:szCs w:val="32"/>
          <w:highlight w:val="none"/>
        </w:rPr>
        <w:t>→</w:t>
      </w:r>
      <w:r>
        <w:rPr>
          <w:rFonts w:hint="eastAsia" w:ascii="仿宋_GB2312" w:hAnsi="仿宋_GB2312" w:eastAsia="仿宋_GB2312" w:cs="仿宋_GB2312"/>
          <w:sz w:val="32"/>
          <w:szCs w:val="32"/>
          <w:highlight w:val="none"/>
          <w:lang w:val="en-US" w:eastAsia="zh-CN"/>
        </w:rPr>
        <w:t>各研究院组织形成项目建议书</w:t>
      </w:r>
      <w:r>
        <w:rPr>
          <w:rFonts w:hint="eastAsia" w:ascii="仿宋_GB2312" w:hAnsi="仿宋_GB2312" w:eastAsia="仿宋_GB2312" w:cs="仿宋_GB2312"/>
          <w:sz w:val="32"/>
          <w:szCs w:val="32"/>
          <w:highlight w:val="none"/>
        </w:rPr>
        <w:t>→</w:t>
      </w:r>
      <w:r>
        <w:rPr>
          <w:rFonts w:hint="eastAsia" w:ascii="仿宋_GB2312" w:hAnsi="仿宋_GB2312" w:eastAsia="仿宋_GB2312" w:cs="仿宋_GB2312"/>
          <w:sz w:val="32"/>
          <w:szCs w:val="32"/>
          <w:highlight w:val="none"/>
          <w:lang w:val="en-US" w:eastAsia="zh-CN"/>
        </w:rPr>
        <w:t>各研究院学术委员会评审</w:t>
      </w:r>
      <w:r>
        <w:rPr>
          <w:rFonts w:hint="eastAsia" w:ascii="仿宋_GB2312" w:hAnsi="仿宋_GB2312" w:eastAsia="仿宋_GB2312" w:cs="仿宋_GB2312"/>
          <w:sz w:val="32"/>
          <w:szCs w:val="32"/>
          <w:highlight w:val="none"/>
        </w:rPr>
        <w:t>→</w:t>
      </w:r>
      <w:r>
        <w:rPr>
          <w:rFonts w:hint="eastAsia" w:ascii="仿宋_GB2312" w:hAnsi="仿宋_GB2312" w:eastAsia="仿宋_GB2312" w:cs="仿宋_GB2312"/>
          <w:sz w:val="32"/>
          <w:szCs w:val="32"/>
          <w:highlight w:val="none"/>
          <w:lang w:val="en-US" w:eastAsia="zh-CN"/>
        </w:rPr>
        <w:t>形成拟立项清单</w:t>
      </w:r>
      <w:r>
        <w:rPr>
          <w:rFonts w:hint="eastAsia" w:ascii="仿宋_GB2312" w:hAnsi="仿宋_GB2312" w:eastAsia="仿宋_GB2312" w:cs="仿宋_GB2312"/>
          <w:sz w:val="32"/>
          <w:szCs w:val="32"/>
          <w:highlight w:val="none"/>
        </w:rPr>
        <w:t>→</w:t>
      </w:r>
      <w:r>
        <w:rPr>
          <w:rFonts w:hint="eastAsia" w:ascii="仿宋_GB2312" w:hAnsi="仿宋_GB2312" w:eastAsia="仿宋_GB2312" w:cs="仿宋_GB2312"/>
          <w:sz w:val="32"/>
          <w:szCs w:val="32"/>
          <w:highlight w:val="none"/>
          <w:lang w:val="en-US" w:eastAsia="zh-CN"/>
        </w:rPr>
        <w:t>理事会审议</w:t>
      </w:r>
      <w:r>
        <w:rPr>
          <w:rFonts w:hint="eastAsia" w:ascii="仿宋_GB2312" w:hAnsi="仿宋_GB2312" w:eastAsia="仿宋_GB2312" w:cs="仿宋_GB2312"/>
          <w:sz w:val="32"/>
          <w:szCs w:val="32"/>
          <w:highlight w:val="none"/>
        </w:rPr>
        <w:t>→</w:t>
      </w:r>
      <w:r>
        <w:rPr>
          <w:rFonts w:hint="eastAsia" w:ascii="仿宋_GB2312" w:hAnsi="仿宋_GB2312" w:eastAsia="仿宋_GB2312" w:cs="仿宋_GB2312"/>
          <w:sz w:val="32"/>
          <w:szCs w:val="32"/>
          <w:highlight w:val="none"/>
          <w:lang w:val="en-US" w:eastAsia="zh-CN"/>
        </w:rPr>
        <w:t>研究院立项</w:t>
      </w:r>
      <w:r>
        <w:rPr>
          <w:rFonts w:hint="eastAsia" w:ascii="仿宋_GB2312" w:hAnsi="仿宋_GB2312" w:eastAsia="仿宋_GB2312" w:cs="仿宋_GB2312"/>
          <w:sz w:val="32"/>
          <w:szCs w:val="32"/>
          <w:highlight w:val="none"/>
        </w:rPr>
        <w:t>→</w:t>
      </w:r>
      <w:r>
        <w:rPr>
          <w:rFonts w:hint="eastAsia" w:ascii="仿宋_GB2312" w:hAnsi="仿宋_GB2312" w:eastAsia="仿宋_GB2312" w:cs="仿宋_GB2312"/>
          <w:sz w:val="32"/>
          <w:szCs w:val="32"/>
          <w:highlight w:val="none"/>
          <w:lang w:val="en-US" w:eastAsia="zh-CN"/>
        </w:rPr>
        <w:t>研究院组织项目实施</w:t>
      </w:r>
      <w:r>
        <w:rPr>
          <w:rFonts w:hint="eastAsia" w:ascii="仿宋_GB2312" w:hAnsi="仿宋_GB2312" w:eastAsia="仿宋_GB2312" w:cs="仿宋_GB2312"/>
          <w:sz w:val="32"/>
          <w:szCs w:val="32"/>
          <w:highlight w:val="none"/>
        </w:rPr>
        <w:t>→</w:t>
      </w:r>
      <w:r>
        <w:rPr>
          <w:rFonts w:hint="eastAsia" w:ascii="仿宋_GB2312" w:hAnsi="仿宋_GB2312" w:eastAsia="仿宋_GB2312" w:cs="仿宋_GB2312"/>
          <w:sz w:val="32"/>
          <w:szCs w:val="32"/>
          <w:highlight w:val="none"/>
          <w:lang w:val="en-US" w:eastAsia="zh-CN"/>
        </w:rPr>
        <w:t>学术委员会项目验收评审</w:t>
      </w:r>
    </w:p>
    <w:p w14:paraId="3333763F">
      <w:pPr>
        <w:spacing w:line="580" w:lineRule="exact"/>
        <w:ind w:firstLine="640" w:firstLineChars="200"/>
        <w:jc w:val="left"/>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e) 大飞机先进材料创新联盟</w:t>
      </w:r>
    </w:p>
    <w:p w14:paraId="7F6F0D20">
      <w:pPr>
        <w:spacing w:line="580" w:lineRule="exact"/>
        <w:ind w:firstLine="640" w:firstLineChars="200"/>
        <w:jc w:val="left"/>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项目立项阶段：联盟成员单位提交申请书-专委会审查意见/纪要（上飞院（联盟专委会秘书处））-理事会审查意见/纪要（上飞院（联盟理事会秘书处））-公司科技部报批</w:t>
      </w:r>
    </w:p>
    <w:p w14:paraId="674909C9">
      <w:pPr>
        <w:spacing w:line="580" w:lineRule="exact"/>
        <w:ind w:firstLine="640" w:firstLineChars="200"/>
        <w:jc w:val="left"/>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实施阶段：项目承担单位（上飞院、上飞公司）课题管理员通知编制合同文本→完成项目承担单位项目合同审签与签署流程→课题组按要求开展项目及项目检查→合作单位完成中期研究内容，提出中期评审申请→项目承担单位课题联系人完成材料审核→项目承担单位课题管理部门组织评审并出具中期结论→课题组付中期款。</w:t>
      </w:r>
    </w:p>
    <w:p w14:paraId="3710B2B3">
      <w:pPr>
        <w:spacing w:line="580" w:lineRule="exact"/>
        <w:ind w:firstLine="640" w:firstLineChars="200"/>
        <w:jc w:val="left"/>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rPr>
        <w:t>项目验收：材料联盟项目合作单位完成全部研究内容，向项目承担单位提出验收申请，项目承担单位启动合同验收流程→项目承担单位课题联系人完成材料审核→项目承担单位课题管理部门组织评审并出具验收结论→课题组付尾款→课题组完成档案归档→项目承担单位课题管理部门组织课题后评价。</w:t>
      </w:r>
    </w:p>
    <w:p w14:paraId="54419D34">
      <w:pPr>
        <w:spacing w:line="580" w:lineRule="exact"/>
        <w:ind w:firstLine="640" w:firstLineChars="200"/>
        <w:jc w:val="left"/>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f) “中国商飞-波音”可持续航空技术研究中心项目</w:t>
      </w:r>
    </w:p>
    <w:p w14:paraId="21789968">
      <w:pPr>
        <w:spacing w:line="580" w:lineRule="exact"/>
        <w:ind w:firstLine="640" w:firstLineChars="200"/>
        <w:jc w:val="left"/>
        <w:rPr>
          <w:rFonts w:hint="eastAsia" w:ascii="仿宋_GB2312" w:hAnsi="仿宋_GB2312" w:eastAsia="宋体" w:cs="仿宋_GB2312"/>
          <w:sz w:val="32"/>
          <w:szCs w:val="32"/>
          <w:highlight w:val="none"/>
          <w:lang w:val="en-US" w:eastAsia="zh-CN"/>
        </w:rPr>
      </w:pPr>
      <w:r>
        <w:rPr>
          <w:rFonts w:hint="eastAsia" w:ascii="仿宋_GB2312" w:hAnsi="仿宋_GB2312" w:eastAsia="仿宋_GB2312" w:cs="仿宋_GB2312"/>
          <w:sz w:val="32"/>
          <w:szCs w:val="32"/>
          <w:highlight w:val="none"/>
          <w:lang w:eastAsia="zh-CN"/>
        </w:rPr>
        <w:t>报备申签流程：项目负责人→北研中心科技部主管→北研中心科技部部长→北研中心分管领导→总部科技部主管</w:t>
      </w:r>
    </w:p>
    <w:p w14:paraId="341FD709">
      <w:pPr>
        <w:spacing w:line="580" w:lineRule="exact"/>
        <w:ind w:firstLine="640" w:firstLineChars="200"/>
        <w:jc w:val="left"/>
        <w:rPr>
          <w:rFonts w:hint="default" w:ascii="仿宋_GB2312" w:hAnsi="仿宋_GB2312" w:eastAsia="仿宋_GB2312" w:cs="仿宋_GB2312"/>
          <w:sz w:val="32"/>
          <w:szCs w:val="32"/>
          <w:highlight w:val="none"/>
          <w:lang w:val="en-US" w:eastAsia="zh-CN"/>
        </w:rPr>
      </w:pPr>
    </w:p>
    <w:p w14:paraId="66DA5FDC">
      <w:pPr>
        <w:spacing w:line="580" w:lineRule="exact"/>
        <w:ind w:firstLine="420" w:firstLineChars="200"/>
        <w:jc w:val="left"/>
        <w:rPr>
          <w:rFonts w:hint="default" w:ascii="仿宋_GB2312" w:hAnsi="仿宋_GB2312" w:eastAsia="仿宋_GB2312" w:cs="仿宋_GB2312"/>
          <w:sz w:val="32"/>
          <w:szCs w:val="32"/>
          <w:highlight w:val="none"/>
          <w:lang w:val="en-US" w:eastAsia="zh-CN"/>
        </w:rPr>
      </w:pPr>
      <w:r>
        <w:drawing>
          <wp:anchor distT="0" distB="0" distL="114300" distR="114300" simplePos="0" relativeHeight="251661312" behindDoc="0" locked="0" layoutInCell="1" allowOverlap="1">
            <wp:simplePos x="0" y="0"/>
            <wp:positionH relativeFrom="column">
              <wp:posOffset>4445</wp:posOffset>
            </wp:positionH>
            <wp:positionV relativeFrom="paragraph">
              <wp:posOffset>790575</wp:posOffset>
            </wp:positionV>
            <wp:extent cx="5263515" cy="2858770"/>
            <wp:effectExtent l="0" t="0" r="6985" b="11430"/>
            <wp:wrapTopAndBottom/>
            <wp:docPr id="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
                    <pic:cNvPicPr>
                      <a:picLocks noChangeAspect="1"/>
                    </pic:cNvPicPr>
                  </pic:nvPicPr>
                  <pic:blipFill>
                    <a:blip r:embed="rId20"/>
                    <a:stretch>
                      <a:fillRect/>
                    </a:stretch>
                  </pic:blipFill>
                  <pic:spPr>
                    <a:xfrm>
                      <a:off x="0" y="0"/>
                      <a:ext cx="5263515" cy="2858770"/>
                    </a:xfrm>
                    <a:prstGeom prst="rect">
                      <a:avLst/>
                    </a:prstGeom>
                    <a:noFill/>
                    <a:ln>
                      <a:noFill/>
                    </a:ln>
                  </pic:spPr>
                </pic:pic>
              </a:graphicData>
            </a:graphic>
          </wp:anchor>
        </w:drawing>
      </w:r>
      <w:r>
        <w:rPr>
          <w:rFonts w:hint="eastAsia" w:ascii="仿宋_GB2312" w:hAnsi="仿宋_GB2312" w:eastAsia="仿宋_GB2312" w:cs="仿宋_GB2312"/>
          <w:sz w:val="32"/>
          <w:szCs w:val="32"/>
          <w:highlight w:val="none"/>
          <w:lang w:val="en-US" w:eastAsia="zh-CN"/>
        </w:rPr>
        <w:t>项目申报审批流程核心审签流，以MJKY/04专项接续国家级项目为例：</w:t>
      </w:r>
    </w:p>
    <w:p w14:paraId="2719B721">
      <w:pPr>
        <w:spacing w:line="560" w:lineRule="exact"/>
        <w:ind w:firstLine="640" w:firstLineChars="200"/>
        <w:jc w:val="left"/>
        <w:outlineLvl w:val="1"/>
        <w:rPr>
          <w:rFonts w:hint="eastAsia" w:ascii="楷体_GB2312" w:hAnsi="楷体_GB2312" w:eastAsia="楷体_GB2312" w:cs="楷体_GB2312"/>
          <w:bCs/>
          <w:sz w:val="32"/>
          <w:szCs w:val="32"/>
        </w:rPr>
      </w:pPr>
      <w:r>
        <w:rPr>
          <w:rFonts w:hint="eastAsia" w:ascii="楷体_GB2312" w:hAnsi="楷体_GB2312" w:eastAsia="楷体_GB2312" w:cs="楷体_GB2312"/>
          <w:bCs/>
          <w:sz w:val="32"/>
          <w:szCs w:val="32"/>
        </w:rPr>
        <w:t>（</w:t>
      </w:r>
      <w:r>
        <w:rPr>
          <w:rFonts w:hint="eastAsia" w:ascii="楷体_GB2312" w:hAnsi="楷体_GB2312" w:eastAsia="楷体_GB2312" w:cs="楷体_GB2312"/>
          <w:bCs/>
          <w:sz w:val="32"/>
          <w:szCs w:val="32"/>
          <w:lang w:val="en-US" w:eastAsia="zh-CN"/>
        </w:rPr>
        <w:t>三</w:t>
      </w:r>
      <w:r>
        <w:rPr>
          <w:rFonts w:hint="eastAsia" w:ascii="楷体_GB2312" w:hAnsi="楷体_GB2312" w:eastAsia="楷体_GB2312" w:cs="楷体_GB2312"/>
          <w:bCs/>
          <w:sz w:val="32"/>
          <w:szCs w:val="32"/>
        </w:rPr>
        <w:t>）实施阶段</w:t>
      </w:r>
    </w:p>
    <w:p w14:paraId="015C510C">
      <w:pPr>
        <w:spacing w:line="580" w:lineRule="exact"/>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实施阶段需要二级单位填报项目基本信息、里程碑、计划管控情况、项目经费情况并进行分级审批，具体如下：</w:t>
      </w:r>
    </w:p>
    <w:p w14:paraId="7357FE6E">
      <w:pPr>
        <w:spacing w:line="240" w:lineRule="auto"/>
        <w:ind w:firstLine="0" w:firstLineChars="0"/>
        <w:jc w:val="left"/>
        <w:rPr>
          <w:rFonts w:hint="eastAsia" w:ascii="仿宋_GB2312" w:hAnsi="仿宋_GB2312" w:eastAsia="仿宋_GB2312" w:cs="仿宋_GB2312"/>
          <w:sz w:val="32"/>
          <w:szCs w:val="32"/>
        </w:rPr>
        <w:sectPr>
          <w:footerReference r:id="rId5" w:type="default"/>
          <w:pgSz w:w="11905" w:h="16840"/>
          <w:pgMar w:top="1440" w:right="1800" w:bottom="1440" w:left="1800" w:header="720" w:footer="720" w:gutter="0"/>
          <w:pgNumType w:start="1"/>
          <w:cols w:space="720" w:num="1"/>
        </w:sectPr>
      </w:pPr>
    </w:p>
    <w:p w14:paraId="6DD03DE3">
      <w:pPr>
        <w:spacing w:line="240" w:lineRule="auto"/>
        <w:ind w:firstLine="0" w:firstLineChars="0"/>
        <w:jc w:val="left"/>
        <w:sectPr>
          <w:pgSz w:w="16840" w:h="11905" w:orient="landscape"/>
          <w:pgMar w:top="1800" w:right="1440" w:bottom="1800" w:left="1440" w:header="720" w:footer="720" w:gutter="0"/>
          <w:cols w:space="720" w:num="1"/>
        </w:sectPr>
      </w:pPr>
      <w:r>
        <w:drawing>
          <wp:anchor distT="0" distB="0" distL="114300" distR="114300" simplePos="0" relativeHeight="251667456" behindDoc="0" locked="0" layoutInCell="1" allowOverlap="1">
            <wp:simplePos x="0" y="0"/>
            <wp:positionH relativeFrom="column">
              <wp:posOffset>-800100</wp:posOffset>
            </wp:positionH>
            <wp:positionV relativeFrom="paragraph">
              <wp:posOffset>61595</wp:posOffset>
            </wp:positionV>
            <wp:extent cx="9846945" cy="5081905"/>
            <wp:effectExtent l="0" t="0" r="1905" b="4445"/>
            <wp:wrapTopAndBottom/>
            <wp:docPr id="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
                    <pic:cNvPicPr>
                      <a:picLocks noChangeAspect="1"/>
                    </pic:cNvPicPr>
                  </pic:nvPicPr>
                  <pic:blipFill>
                    <a:blip r:embed="rId21"/>
                    <a:stretch>
                      <a:fillRect/>
                    </a:stretch>
                  </pic:blipFill>
                  <pic:spPr>
                    <a:xfrm>
                      <a:off x="0" y="0"/>
                      <a:ext cx="9846945" cy="5081905"/>
                    </a:xfrm>
                    <a:prstGeom prst="rect">
                      <a:avLst/>
                    </a:prstGeom>
                    <a:noFill/>
                    <a:ln>
                      <a:noFill/>
                    </a:ln>
                  </pic:spPr>
                </pic:pic>
              </a:graphicData>
            </a:graphic>
          </wp:anchor>
        </w:drawing>
      </w:r>
    </w:p>
    <w:p w14:paraId="074E3AFE">
      <w:pPr>
        <w:spacing w:line="580" w:lineRule="exact"/>
        <w:ind w:firstLine="420" w:firstLineChars="200"/>
        <w:jc w:val="left"/>
        <w:rPr>
          <w:rFonts w:hint="eastAsia"/>
        </w:rPr>
      </w:pPr>
    </w:p>
    <w:tbl>
      <w:tblPr>
        <w:tblStyle w:val="8"/>
        <w:tblW w:w="8816"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266"/>
        <w:gridCol w:w="4800"/>
        <w:gridCol w:w="2750"/>
      </w:tblGrid>
      <w:tr w14:paraId="05D3273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66"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top"/>
          </w:tcPr>
          <w:p w14:paraId="17B5A32E">
            <w:pPr>
              <w:spacing w:line="360" w:lineRule="exact"/>
              <w:jc w:val="center"/>
              <w:rPr>
                <w:rFonts w:hint="eastAsia" w:ascii="黑体" w:hAnsi="黑体" w:eastAsia="黑体" w:cs="黑体"/>
                <w:sz w:val="24"/>
                <w:szCs w:val="24"/>
              </w:rPr>
            </w:pPr>
            <w:r>
              <w:rPr>
                <w:rFonts w:hint="eastAsia" w:ascii="黑体" w:hAnsi="黑体" w:eastAsia="黑体" w:cs="黑体"/>
                <w:sz w:val="24"/>
                <w:szCs w:val="24"/>
              </w:rPr>
              <w:t>模块</w:t>
            </w:r>
          </w:p>
        </w:tc>
        <w:tc>
          <w:tcPr>
            <w:tcW w:w="4800"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top"/>
          </w:tcPr>
          <w:p w14:paraId="6ADE9F3F">
            <w:pPr>
              <w:spacing w:line="360" w:lineRule="exact"/>
              <w:jc w:val="center"/>
              <w:rPr>
                <w:rFonts w:hint="eastAsia" w:ascii="黑体" w:hAnsi="黑体" w:eastAsia="黑体" w:cs="黑体"/>
                <w:sz w:val="24"/>
                <w:szCs w:val="24"/>
              </w:rPr>
            </w:pPr>
            <w:r>
              <w:rPr>
                <w:rFonts w:hint="eastAsia" w:ascii="黑体" w:hAnsi="黑体" w:eastAsia="黑体" w:cs="黑体"/>
                <w:sz w:val="24"/>
                <w:szCs w:val="24"/>
              </w:rPr>
              <w:t>说明</w:t>
            </w:r>
          </w:p>
        </w:tc>
        <w:tc>
          <w:tcPr>
            <w:tcW w:w="2750"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top"/>
          </w:tcPr>
          <w:p w14:paraId="74D14982">
            <w:pPr>
              <w:spacing w:line="360" w:lineRule="exact"/>
              <w:jc w:val="center"/>
              <w:rPr>
                <w:rFonts w:ascii="黑体" w:hAnsi="黑体" w:eastAsia="黑体" w:cs="黑体"/>
                <w:sz w:val="24"/>
                <w:szCs w:val="24"/>
              </w:rPr>
            </w:pPr>
            <w:r>
              <w:rPr>
                <w:rFonts w:hint="eastAsia" w:ascii="黑体" w:hAnsi="黑体" w:eastAsia="黑体" w:cs="黑体"/>
                <w:sz w:val="24"/>
                <w:szCs w:val="24"/>
              </w:rPr>
              <w:t>审批流</w:t>
            </w:r>
          </w:p>
        </w:tc>
      </w:tr>
      <w:tr w14:paraId="2FB02CD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66"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1CE9A6B8">
            <w:pPr>
              <w:spacing w:line="360" w:lineRule="exact"/>
              <w:jc w:val="cente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项目基本信息</w:t>
            </w:r>
          </w:p>
        </w:tc>
        <w:tc>
          <w:tcPr>
            <w:tcW w:w="4800"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5D2687A6">
            <w:pPr>
              <w:spacing w:line="360" w:lineRule="exact"/>
              <w:jc w:val="left"/>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rPr>
              <w:t>选定项目名称后，系统自动回显项目来源、项目周期、牵头/参研单位、总经费等立项已有数据；缺失字段由二级单位补充填报，同步归集年度里程碑、评估计划节点信息，实现项目动态信息汇总建档。需要填写字段如下：</w:t>
            </w:r>
            <w:r>
              <w:rPr>
                <w:rFonts w:hint="eastAsia" w:ascii="仿宋_GB2312" w:hAnsi="仿宋_GB2312" w:eastAsia="仿宋_GB2312" w:cs="仿宋_GB2312"/>
                <w:sz w:val="24"/>
                <w:szCs w:val="24"/>
                <w:lang w:val="en-US" w:eastAsia="zh-CN"/>
              </w:rPr>
              <w:t>项目</w:t>
            </w:r>
            <w:r>
              <w:rPr>
                <w:rFonts w:hint="eastAsia" w:ascii="仿宋_GB2312" w:hAnsi="仿宋_GB2312" w:eastAsia="仿宋_GB2312" w:cs="仿宋_GB2312"/>
                <w:sz w:val="24"/>
                <w:szCs w:val="24"/>
              </w:rPr>
              <w:t>编号、目标、开始时间、结束时间、层级、立项部门、渠道类别、牵头单位、主要工作内容、参研单位1、主要工作内容1、参研单位2、主要工作内容</w:t>
            </w:r>
            <w:r>
              <w:rPr>
                <w:rFonts w:hint="eastAsia" w:ascii="仿宋_GB2312" w:hAnsi="仿宋_GB2312" w:eastAsia="仿宋_GB2312" w:cs="仿宋_GB2312"/>
                <w:sz w:val="24"/>
                <w:szCs w:val="24"/>
                <w:lang w:val="en-US" w:eastAsia="zh-CN"/>
              </w:rPr>
              <w:t>2</w:t>
            </w:r>
            <w:r>
              <w:rPr>
                <w:rFonts w:hint="eastAsia" w:ascii="仿宋_GB2312" w:hAnsi="仿宋_GB2312" w:eastAsia="仿宋_GB2312" w:cs="仿宋_GB2312"/>
                <w:sz w:val="24"/>
                <w:szCs w:val="24"/>
              </w:rPr>
              <w:t>、预留参研单位字段、项目负责人、技术负责人、项目主管、一级总师、二级总师、年度目标、总经费等</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项目基本信息审批通过后才会同步更新至项目台账，包含项目台账中全部内容</w:t>
            </w:r>
            <w:r>
              <w:rPr>
                <w:rFonts w:hint="eastAsia" w:ascii="仿宋_GB2312" w:hAnsi="仿宋_GB2312" w:eastAsia="仿宋_GB2312" w:cs="仿宋_GB2312"/>
                <w:sz w:val="24"/>
                <w:szCs w:val="24"/>
                <w:lang w:eastAsia="zh-CN"/>
              </w:rPr>
              <w:t>）</w:t>
            </w:r>
          </w:p>
        </w:tc>
        <w:tc>
          <w:tcPr>
            <w:tcW w:w="2750"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24D2815A">
            <w:pPr>
              <w:spacing w:line="360" w:lineRule="exact"/>
              <w:jc w:val="left"/>
              <w:rPr>
                <w:rFonts w:ascii="仿宋_GB2312" w:hAnsi="仿宋_GB2312" w:eastAsia="仿宋_GB2312" w:cs="仿宋_GB2312"/>
                <w:sz w:val="24"/>
                <w:szCs w:val="24"/>
              </w:rPr>
            </w:pPr>
            <w:r>
              <w:rPr>
                <w:rFonts w:ascii="仿宋_GB2312" w:hAnsi="仿宋_GB2312" w:eastAsia="仿宋_GB2312" w:cs="仿宋_GB2312"/>
                <w:sz w:val="24"/>
                <w:szCs w:val="24"/>
              </w:rPr>
              <w:t>项目团队补充完善项目缺失信息，提交二级单位内部审核；</w:t>
            </w:r>
          </w:p>
          <w:p w14:paraId="72BB6D4D">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lang w:val="en-US" w:eastAsia="zh-CN"/>
              </w:rPr>
              <w:t>项目团队填写→项目负责人审核→单位科技管理部审核→单位分管领导复核→</w:t>
            </w:r>
            <w:r>
              <w:rPr>
                <w:rFonts w:ascii="仿宋_GB2312" w:hAnsi="仿宋_GB2312" w:eastAsia="仿宋_GB2312" w:cs="仿宋_GB2312"/>
                <w:sz w:val="24"/>
                <w:szCs w:val="24"/>
              </w:rPr>
              <w:t>总部科研项目处</w:t>
            </w:r>
          </w:p>
        </w:tc>
      </w:tr>
      <w:tr w14:paraId="2F79F1F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66"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F91DBA5">
            <w:pPr>
              <w:spacing w:line="3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里程碑</w:t>
            </w:r>
          </w:p>
        </w:tc>
        <w:tc>
          <w:tcPr>
            <w:tcW w:w="4800"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165A6892">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rPr>
              <w:t>按自然年度填报，按年度分两次线上管理：①年初</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四月前</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填报</w:t>
            </w:r>
            <w:r>
              <w:rPr>
                <w:rFonts w:hint="eastAsia" w:ascii="仿宋_GB2312" w:hAnsi="仿宋_GB2312" w:eastAsia="仿宋_GB2312" w:cs="仿宋_GB2312"/>
                <w:sz w:val="24"/>
                <w:szCs w:val="24"/>
                <w:lang w:val="en-US" w:eastAsia="zh-CN"/>
              </w:rPr>
              <w:t>（线下编制统一上传）</w:t>
            </w:r>
            <w:r>
              <w:rPr>
                <w:rFonts w:hint="eastAsia" w:ascii="仿宋_GB2312" w:hAnsi="仿宋_GB2312" w:eastAsia="仿宋_GB2312" w:cs="仿宋_GB2312"/>
                <w:sz w:val="24"/>
                <w:szCs w:val="24"/>
              </w:rPr>
              <w:t>本年度总体目标、分项里程碑清单，提交存档；②单个里程碑节点到期后，二级单位上传</w:t>
            </w:r>
            <w:r>
              <w:rPr>
                <w:rFonts w:hint="eastAsia" w:ascii="仿宋_GB2312" w:hAnsi="仿宋_GB2312" w:eastAsia="仿宋_GB2312" w:cs="仿宋_GB2312"/>
                <w:sz w:val="24"/>
                <w:szCs w:val="24"/>
                <w:lang w:val="en-US" w:eastAsia="zh-CN"/>
              </w:rPr>
              <w:t>或总部抓取抓取</w:t>
            </w:r>
            <w:r>
              <w:rPr>
                <w:rFonts w:hint="eastAsia" w:ascii="仿宋_GB2312" w:hAnsi="仿宋_GB2312" w:eastAsia="仿宋_GB2312" w:cs="仿宋_GB2312"/>
                <w:sz w:val="24"/>
                <w:szCs w:val="24"/>
              </w:rPr>
              <w:t>试验/验收等完成佐证材料，在系统勾选已完成实现节点闭环销项；未按期完成需标注滞后原因，如需延后节点必须通过【项目变更】模块走延期审批。</w:t>
            </w:r>
          </w:p>
          <w:p w14:paraId="4A409069">
            <w:pPr>
              <w:spacing w:line="360" w:lineRule="exact"/>
              <w:jc w:val="left"/>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系统自动根据里程碑计划完成时间进行分级预警：提前 30 天向项目团队、管理团队发送黄色预警通知；超期未完成自动转为红色预警，并在项目台账、可视化看板高亮显示；节点完成并上传佐证材料审核通过后，自动转为绿色已完成状态</w:t>
            </w:r>
          </w:p>
        </w:tc>
        <w:tc>
          <w:tcPr>
            <w:tcW w:w="2750"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2EA18FD">
            <w:pPr>
              <w:spacing w:line="360" w:lineRule="exact"/>
              <w:jc w:val="left"/>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年初里程碑清单、节点预算填报：项目团队提交 → 二级单位科技部门审核存档；</w:t>
            </w:r>
          </w:p>
          <w:p w14:paraId="672FA597">
            <w:pPr>
              <w:spacing w:line="360" w:lineRule="exact"/>
              <w:jc w:val="left"/>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里程碑节点完成、佐证材料上传：二级单位内部核验，完成节点闭环销项；</w:t>
            </w:r>
          </w:p>
          <w:p w14:paraId="46FC9BBD">
            <w:pPr>
              <w:spacing w:line="360" w:lineRule="exact"/>
              <w:jc w:val="left"/>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节点逾期/需延后：禁止直接修改，必须跳转至【项目变更】模块执行延期审批流程；</w:t>
            </w:r>
          </w:p>
          <w:p w14:paraId="76FE8763">
            <w:pPr>
              <w:spacing w:line="360" w:lineRule="exact"/>
              <w:jc w:val="left"/>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系统自动触发预警，无需人工审批流转</w:t>
            </w:r>
          </w:p>
        </w:tc>
      </w:tr>
      <w:tr w14:paraId="489F04A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66"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209FD717">
            <w:pPr>
              <w:spacing w:line="360" w:lineRule="exact"/>
              <w:jc w:val="cente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计划管理</w:t>
            </w:r>
          </w:p>
        </w:tc>
        <w:tc>
          <w:tcPr>
            <w:tcW w:w="4800"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8DA7139">
            <w:pPr>
              <w:widowControl/>
              <w:spacing w:line="360" w:lineRule="exact"/>
              <w:jc w:val="left"/>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分为</w:t>
            </w:r>
            <w:r>
              <w:rPr>
                <w:rFonts w:hint="eastAsia" w:ascii="仿宋_GB2312" w:hAnsi="仿宋_GB2312" w:eastAsia="仿宋_GB2312" w:cs="仿宋_GB2312"/>
                <w:sz w:val="24"/>
                <w:szCs w:val="24"/>
                <w:lang w:eastAsia="zh-CN"/>
              </w:rPr>
              <w:t>待办</w:t>
            </w:r>
            <w:r>
              <w:rPr>
                <w:rFonts w:hint="eastAsia" w:ascii="仿宋_GB2312" w:hAnsi="仿宋_GB2312" w:eastAsia="仿宋_GB2312" w:cs="仿宋_GB2312"/>
                <w:sz w:val="24"/>
                <w:szCs w:val="24"/>
              </w:rPr>
              <w:t>计划、已完成计划。自动导入</w:t>
            </w:r>
            <w:r>
              <w:rPr>
                <w:rFonts w:hint="eastAsia" w:ascii="仿宋_GB2312" w:hAnsi="仿宋_GB2312" w:eastAsia="仿宋_GB2312" w:cs="仿宋_GB2312"/>
                <w:strike/>
                <w:sz w:val="24"/>
                <w:szCs w:val="24"/>
                <w:lang w:val="en-US" w:eastAsia="zh-CN"/>
              </w:rPr>
              <w:t>实时同步</w:t>
            </w:r>
            <w:r>
              <w:rPr>
                <w:rFonts w:hint="eastAsia" w:ascii="仿宋_GB2312" w:hAnsi="仿宋_GB2312" w:eastAsia="仿宋_GB2312" w:cs="仿宋_GB2312"/>
                <w:sz w:val="24"/>
                <w:szCs w:val="24"/>
              </w:rPr>
              <w:t>CMOS中已发布的预研项目计划、专项计划及计划完成情况，为后续执行与考核提供依据。</w:t>
            </w:r>
            <w:r>
              <w:rPr>
                <w:rFonts w:hint="eastAsia" w:ascii="仿宋_GB2312" w:hAnsi="仿宋_GB2312" w:eastAsia="仿宋_GB2312" w:cs="仿宋_GB2312"/>
                <w:sz w:val="24"/>
                <w:szCs w:val="24"/>
                <w:lang w:eastAsia="zh-CN"/>
              </w:rPr>
              <w:t>待办</w:t>
            </w:r>
            <w:r>
              <w:rPr>
                <w:rFonts w:hint="eastAsia" w:ascii="仿宋_GB2312" w:hAnsi="仿宋_GB2312" w:eastAsia="仿宋_GB2312" w:cs="仿宋_GB2312"/>
                <w:sz w:val="24"/>
                <w:szCs w:val="24"/>
              </w:rPr>
              <w:t>计划由CMOS自动导入，并会根据计划距离时间惊醒提醒，并</w:t>
            </w:r>
            <w:r>
              <w:rPr>
                <w:rFonts w:hint="eastAsia" w:ascii="仿宋_GB2312" w:hAnsi="仿宋_GB2312" w:eastAsia="仿宋_GB2312" w:cs="仿宋_GB2312"/>
                <w:sz w:val="24"/>
                <w:szCs w:val="24"/>
                <w:lang w:bidi="ar"/>
              </w:rPr>
              <w:t>显示对应颜色标识。绿色：计划已完成；蓝色：计划距离到期&gt;30天；黄色：计划距离到期≤30天；红色、计划已超期。</w:t>
            </w:r>
            <w:r>
              <w:rPr>
                <w:rFonts w:hint="eastAsia" w:ascii="仿宋_GB2312" w:hAnsi="仿宋_GB2312" w:eastAsia="仿宋_GB2312" w:cs="仿宋_GB2312"/>
                <w:sz w:val="24"/>
                <w:szCs w:val="24"/>
                <w:lang w:eastAsia="zh-CN" w:bidi="ar"/>
              </w:rPr>
              <w:t>待办</w:t>
            </w:r>
            <w:r>
              <w:rPr>
                <w:rFonts w:hint="eastAsia" w:ascii="仿宋_GB2312" w:hAnsi="仿宋_GB2312" w:eastAsia="仿宋_GB2312" w:cs="仿宋_GB2312"/>
                <w:sz w:val="24"/>
                <w:szCs w:val="24"/>
                <w:lang w:bidi="ar"/>
              </w:rPr>
              <w:t>计划完成后经管理团队审批后自动进入已完成计划供后续查阅</w:t>
            </w:r>
          </w:p>
        </w:tc>
        <w:tc>
          <w:tcPr>
            <w:tcW w:w="2750"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5C4D397B">
            <w:pPr>
              <w:spacing w:line="360" w:lineRule="exact"/>
              <w:jc w:val="left"/>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计划数据由 CMOS 系统自动导入，无需填报审批；</w:t>
            </w:r>
          </w:p>
          <w:p w14:paraId="2248F129">
            <w:pPr>
              <w:spacing w:line="360" w:lineRule="exact"/>
              <w:jc w:val="left"/>
              <w:rPr>
                <w:rFonts w:hint="eastAsia" w:ascii="仿宋_GB2312" w:hAnsi="仿宋_GB2312" w:eastAsia="仿宋_GB2312" w:cs="仿宋_GB2312"/>
                <w:sz w:val="24"/>
                <w:szCs w:val="24"/>
              </w:rPr>
            </w:pPr>
            <w:r>
              <w:rPr>
                <w:rFonts w:hint="eastAsia" w:ascii="仿宋_GB2312" w:hAnsi="仿宋_GB2312" w:eastAsia="仿宋_GB2312" w:cs="仿宋_GB2312"/>
                <w:sz w:val="24"/>
                <w:szCs w:val="24"/>
                <w:lang w:eastAsia="zh-CN"/>
              </w:rPr>
              <w:t>待办</w:t>
            </w:r>
            <w:r>
              <w:rPr>
                <w:rFonts w:hint="eastAsia" w:ascii="仿宋_GB2312" w:hAnsi="仿宋_GB2312" w:eastAsia="仿宋_GB2312" w:cs="仿宋_GB2312"/>
                <w:sz w:val="24"/>
                <w:szCs w:val="24"/>
              </w:rPr>
              <w:t>计划完成后，由项目团队提交办结申请 → 二级单位管理团队终审；</w:t>
            </w:r>
          </w:p>
          <w:p w14:paraId="486B615C">
            <w:pPr>
              <w:spacing w:line="360" w:lineRule="exact"/>
              <w:jc w:val="left"/>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审批通过后系统自动转为「已完成计划」，全程无总部审批</w:t>
            </w:r>
          </w:p>
        </w:tc>
      </w:tr>
      <w:tr w14:paraId="75CBCD1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66"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58F074F2">
            <w:pPr>
              <w:spacing w:line="3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经费管理</w:t>
            </w:r>
          </w:p>
        </w:tc>
        <w:tc>
          <w:tcPr>
            <w:tcW w:w="4800"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0BD47DD7">
            <w:pPr>
              <w:spacing w:line="360" w:lineRule="exact"/>
              <w:jc w:val="left"/>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rPr>
              <w:t>本模块分为两大完全独立的管控板块</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分别是经费执行管理和总部经费预算管控</w:t>
            </w:r>
          </w:p>
          <w:p w14:paraId="435CE64C">
            <w:pPr>
              <w:spacing w:line="360" w:lineRule="exact"/>
              <w:jc w:val="left"/>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val="en-US" w:eastAsia="zh-CN"/>
              </w:rPr>
              <w:t>·经费执行管理：</w:t>
            </w:r>
            <w:r>
              <w:rPr>
                <w:rFonts w:hint="eastAsia" w:ascii="仿宋_GB2312" w:hAnsi="仿宋_GB2312" w:eastAsia="仿宋_GB2312" w:cs="仿宋_GB2312"/>
                <w:sz w:val="24"/>
                <w:szCs w:val="24"/>
              </w:rPr>
              <w:t>整体分两步走</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第一步预算填报，</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第一步工作拟由总部信息化团队实时抓取二级单位经费数据，若无法抓取成果需由项目团队自行填写并经各单位科技部和财务部审批确认</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；第二步年度预算核销，对应</w:t>
            </w:r>
            <w:r>
              <w:rPr>
                <w:rFonts w:hint="eastAsia" w:ascii="仿宋_GB2312" w:hAnsi="仿宋_GB2312" w:eastAsia="仿宋_GB2312" w:cs="仿宋_GB2312"/>
                <w:sz w:val="24"/>
                <w:szCs w:val="24"/>
                <w:lang w:val="en-US" w:eastAsia="zh-CN"/>
              </w:rPr>
              <w:t>工作</w:t>
            </w:r>
            <w:r>
              <w:rPr>
                <w:rFonts w:hint="eastAsia" w:ascii="仿宋_GB2312" w:hAnsi="仿宋_GB2312" w:eastAsia="仿宋_GB2312" w:cs="仿宋_GB2312"/>
                <w:sz w:val="24"/>
                <w:szCs w:val="24"/>
              </w:rPr>
              <w:t>完成闭环后，二级单位财务上传付款凭证，二级单位财务核销后自动关联总部及相应单位的经费看板，实时更新项目经费执行、结余数据</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第二步工作拟由总部信息化团队实时抓取二级单位经费执行情况，若无法抓取需由二级公司财务部门上传支付凭证</w:t>
            </w:r>
            <w:r>
              <w:rPr>
                <w:rFonts w:hint="eastAsia" w:ascii="仿宋_GB2312" w:hAnsi="仿宋_GB2312" w:eastAsia="仿宋_GB2312" w:cs="仿宋_GB2312"/>
                <w:sz w:val="24"/>
                <w:szCs w:val="24"/>
                <w:lang w:eastAsia="zh-CN"/>
              </w:rPr>
              <w:t>）</w:t>
            </w:r>
          </w:p>
          <w:p w14:paraId="1D00B367">
            <w:pPr>
              <w:spacing w:line="360" w:lineRule="exact"/>
              <w:jc w:val="left"/>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·总部经费预算管控：本板块针对总部拨付各二级单位的科研经费总盘子独立管控，核心分为预算管理、拨付执行两大独立环节，仅管控总部经费额度与拨付动作，与二级单位项目端经费使用无业务关联。</w:t>
            </w:r>
          </w:p>
          <w:p w14:paraId="1E7F019D">
            <w:pPr>
              <w:spacing w:line="360" w:lineRule="exact"/>
              <w:jc w:val="left"/>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1. 预算管理：总部科技部联合财务部根据各单位上报年度科研经费总预算，明确总盘子、各二级单位拨付额度上限；经总部管理层审批后正式锁定，建立独立预算台账，作为年度经费拨付的唯一依据。</w:t>
            </w:r>
          </w:p>
          <w:p w14:paraId="2507052D">
            <w:pPr>
              <w:spacing w:line="360" w:lineRule="exact"/>
              <w:jc w:val="left"/>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2. 拨付执行：二级单位在核定的年度额度内提交经费拨付申请，在总部科技部和财务部双审通过后完成经费拨付；系统自动更新拨付台账，统计各单位累计拨付金额、剩余可用额度；年末完成年度预算清算，清算结果仅作为下一年度经费预算编制的参考依据。</w:t>
            </w:r>
          </w:p>
        </w:tc>
        <w:tc>
          <w:tcPr>
            <w:tcW w:w="2750"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214CE84A">
            <w:pPr>
              <w:spacing w:line="360" w:lineRule="exact"/>
              <w:jc w:val="left"/>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经费预算填报（绑定里程碑）：项目团队提报 → 二级单位财务部门审核 → 总部财务团队复核备案；</w:t>
            </w:r>
          </w:p>
          <w:p w14:paraId="612E57C9">
            <w:pPr>
              <w:spacing w:line="360" w:lineRule="exact"/>
              <w:jc w:val="left"/>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预算核销（里程碑闭环后）：二级单位财务上传付款凭证、完成本级核销 → 数据自动同步至总部经费看板；</w:t>
            </w:r>
          </w:p>
          <w:p w14:paraId="63EA3D2D">
            <w:pPr>
              <w:spacing w:line="360" w:lineRule="exact"/>
              <w:jc w:val="left"/>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经费数据从各单位经费管理平台实时抓取，异常数据由两级财务团队联合核查审批</w:t>
            </w:r>
          </w:p>
        </w:tc>
      </w:tr>
      <w:tr w14:paraId="3E47608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66"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026238FF">
            <w:pPr>
              <w:spacing w:line="360" w:lineRule="exact"/>
              <w:jc w:val="cente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评估检查</w:t>
            </w:r>
          </w:p>
        </w:tc>
        <w:tc>
          <w:tcPr>
            <w:tcW w:w="4800"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47CC07E3">
            <w:pPr>
              <w:spacing w:line="360" w:lineRule="exact"/>
              <w:jc w:val="left"/>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各渠道项目按需上传</w:t>
            </w:r>
            <w:r>
              <w:rPr>
                <w:rFonts w:hint="eastAsia" w:ascii="仿宋_GB2312" w:hAnsi="仿宋_GB2312" w:eastAsia="仿宋_GB2312" w:cs="仿宋_GB2312"/>
                <w:sz w:val="24"/>
                <w:szCs w:val="24"/>
                <w:lang w:val="en-US" w:eastAsia="zh-CN"/>
              </w:rPr>
              <w:t>/总部平台抓取各二级单位</w:t>
            </w:r>
            <w:r>
              <w:rPr>
                <w:rFonts w:hint="eastAsia" w:ascii="仿宋_GB2312" w:hAnsi="仿宋_GB2312" w:eastAsia="仿宋_GB2312" w:cs="仿宋_GB2312"/>
                <w:sz w:val="24"/>
                <w:szCs w:val="24"/>
              </w:rPr>
              <w:t>中期评估、季度报告、督导材料；评估不合格需启动整改流程，整改完成后方可继续推进项目。</w:t>
            </w:r>
          </w:p>
        </w:tc>
        <w:tc>
          <w:tcPr>
            <w:tcW w:w="2750"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11CB552D">
            <w:pPr>
              <w:spacing w:line="360" w:lineRule="exact"/>
              <w:jc w:val="left"/>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项目根据渠道决定评估方式，具体见表n</w:t>
            </w:r>
          </w:p>
        </w:tc>
      </w:tr>
      <w:tr w14:paraId="6A94FB2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66"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33014E0">
            <w:pPr>
              <w:spacing w:line="360" w:lineRule="exact"/>
              <w:jc w:val="cente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项目变更</w:t>
            </w:r>
          </w:p>
        </w:tc>
        <w:tc>
          <w:tcPr>
            <w:tcW w:w="4800"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6E395E75">
            <w:pPr>
              <w:spacing w:line="360" w:lineRule="exact"/>
              <w:jc w:val="left"/>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rPr>
              <w:t>本模块为项目实施阶段唯一调整渠道，里程碑节点延期、基础信息、考核指标、经费、周期、外协合作方</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交付物</w:t>
            </w:r>
            <w:r>
              <w:rPr>
                <w:rFonts w:hint="eastAsia" w:ascii="仿宋_GB2312" w:hAnsi="仿宋_GB2312" w:eastAsia="仿宋_GB2312" w:cs="仿宋_GB2312"/>
                <w:sz w:val="24"/>
                <w:szCs w:val="24"/>
              </w:rPr>
              <w:t>等所有内容修改均禁止直接后台改动，必须通过本流程线上发起申请；变更分</w:t>
            </w:r>
            <w:r>
              <w:rPr>
                <w:rFonts w:hint="eastAsia" w:ascii="仿宋_GB2312" w:hAnsi="仿宋_GB2312" w:eastAsia="仿宋_GB2312" w:cs="仿宋_GB2312"/>
                <w:b/>
                <w:bCs/>
                <w:sz w:val="24"/>
                <w:szCs w:val="24"/>
              </w:rPr>
              <w:t>项目变更、数据变更</w:t>
            </w:r>
            <w:r>
              <w:rPr>
                <w:rFonts w:hint="eastAsia" w:ascii="仿宋_GB2312" w:hAnsi="仿宋_GB2312" w:eastAsia="仿宋_GB2312" w:cs="仿宋_GB2312"/>
                <w:sz w:val="24"/>
                <w:szCs w:val="24"/>
              </w:rPr>
              <w:t>两类入口</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区分管控等级</w:t>
            </w:r>
            <w:r>
              <w:rPr>
                <w:rFonts w:hint="eastAsia" w:ascii="仿宋_GB2312" w:hAnsi="仿宋_GB2312" w:eastAsia="仿宋_GB2312" w:cs="仿宋_GB2312"/>
                <w:sz w:val="24"/>
                <w:szCs w:val="24"/>
                <w:lang w:val="en-US" w:eastAsia="zh-CN"/>
              </w:rPr>
              <w:t>其中，</w:t>
            </w:r>
            <w:r>
              <w:rPr>
                <w:rFonts w:hint="eastAsia" w:ascii="仿宋_GB2312" w:hAnsi="仿宋_GB2312" w:eastAsia="仿宋_GB2312" w:cs="仿宋_GB2312"/>
                <w:sz w:val="24"/>
                <w:szCs w:val="24"/>
                <w:lang w:eastAsia="zh-CN"/>
              </w:rPr>
              <w:t>适用于项目延期、经费调改、外协单位更换、付款节点调整、核心指标变动等重大调整事项。</w:t>
            </w:r>
            <w:r>
              <w:rPr>
                <w:rFonts w:hint="eastAsia" w:ascii="仿宋_GB2312" w:hAnsi="仿宋_GB2312" w:eastAsia="仿宋_GB2312" w:cs="仿宋_GB2312"/>
                <w:sz w:val="24"/>
                <w:szCs w:val="24"/>
                <w:lang w:val="en-US" w:eastAsia="zh-CN"/>
              </w:rPr>
              <w:t>数据变更仅用于年度任务填报失误等小幅基础数据纠错类场景。</w:t>
            </w:r>
          </w:p>
          <w:p w14:paraId="309D10D5">
            <w:pPr>
              <w:spacing w:line="360" w:lineRule="exact"/>
              <w:jc w:val="left"/>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由二级单位统一填写调整内容、变更缘由，并上传佐证支撑材料；其中项目变更需依次经过二级单位主管部门、总部对应管理部门逐级审核审批；数据变更完成二级单位内部审批即可，并提交总部科技主管确认。</w:t>
            </w:r>
          </w:p>
        </w:tc>
        <w:tc>
          <w:tcPr>
            <w:tcW w:w="2750"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44DC7D4D">
            <w:pPr>
              <w:spacing w:line="360" w:lineRule="exact"/>
              <w:jc w:val="left"/>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项目变更：项目团队填报变更内容、说明、支撑材料 → 二级单位主管部门初审 → 总部对应部门终审；国家级 MJKY 终审后需线下上报 GXB，线下材料线上归档。一般变更二级单位终审即可；重大变更（外协单位更换、总经费调整、整体周期变更）：强制联动法务部门审核，严控合规风险。</w:t>
            </w:r>
          </w:p>
          <w:p w14:paraId="349A20A2">
            <w:pPr>
              <w:spacing w:line="360" w:lineRule="exact"/>
              <w:jc w:val="left"/>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数据变更：项目团队填报→二级单位内部审批→总部科技主管确认。具体见表n</w:t>
            </w:r>
          </w:p>
        </w:tc>
      </w:tr>
    </w:tbl>
    <w:p w14:paraId="12450CBD">
      <w:pPr>
        <w:spacing w:line="580" w:lineRule="exact"/>
        <w:ind w:firstLine="640" w:firstLineChars="200"/>
        <w:jc w:val="left"/>
        <w:rPr>
          <w:rFonts w:hint="eastAsia" w:ascii="仿宋_GB2312" w:hAnsi="仿宋_GB2312" w:eastAsia="仿宋_GB2312" w:cs="仿宋_GB2312"/>
          <w:sz w:val="32"/>
          <w:szCs w:val="32"/>
        </w:rPr>
      </w:pPr>
      <w:r>
        <w:rPr>
          <w:rFonts w:ascii="仿宋_GB2312" w:hAnsi="仿宋_GB2312" w:eastAsia="仿宋_GB2312" w:cs="仿宋_GB2312"/>
          <w:sz w:val="32"/>
          <w:szCs w:val="32"/>
        </w:rPr>
        <w:t>不同类型渠道项目，</w:t>
      </w:r>
      <w:r>
        <w:rPr>
          <w:rFonts w:hint="eastAsia" w:ascii="仿宋_GB2312" w:hAnsi="仿宋_GB2312" w:eastAsia="仿宋_GB2312" w:cs="仿宋_GB2312"/>
          <w:sz w:val="32"/>
          <w:szCs w:val="32"/>
        </w:rPr>
        <w:t>上传不同评估检查佐证材料或流程，具体如下：</w:t>
      </w:r>
    </w:p>
    <w:tbl>
      <w:tblPr>
        <w:tblStyle w:val="8"/>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807"/>
        <w:gridCol w:w="1245"/>
        <w:gridCol w:w="1024"/>
        <w:gridCol w:w="2281"/>
        <w:gridCol w:w="3188"/>
      </w:tblGrid>
      <w:tr w14:paraId="3E8BDAA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07"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45251F00">
            <w:pPr>
              <w:spacing w:line="360" w:lineRule="exact"/>
              <w:jc w:val="center"/>
              <w:rPr>
                <w:rFonts w:ascii="黑体" w:hAnsi="黑体" w:eastAsia="黑体" w:cs="黑体"/>
                <w:sz w:val="24"/>
                <w:szCs w:val="24"/>
              </w:rPr>
            </w:pPr>
            <w:r>
              <w:rPr>
                <w:rFonts w:hint="eastAsia" w:ascii="黑体" w:hAnsi="黑体" w:eastAsia="黑体" w:cs="黑体"/>
                <w:sz w:val="24"/>
                <w:szCs w:val="24"/>
              </w:rPr>
              <w:t>项目级别</w:t>
            </w:r>
          </w:p>
        </w:tc>
        <w:tc>
          <w:tcPr>
            <w:tcW w:w="1245"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2245408">
            <w:pPr>
              <w:spacing w:line="360" w:lineRule="exact"/>
              <w:jc w:val="center"/>
              <w:rPr>
                <w:rFonts w:ascii="黑体" w:hAnsi="黑体" w:eastAsia="黑体" w:cs="黑体"/>
                <w:sz w:val="24"/>
                <w:szCs w:val="24"/>
              </w:rPr>
            </w:pPr>
            <w:r>
              <w:rPr>
                <w:rFonts w:hint="eastAsia" w:ascii="黑体" w:hAnsi="黑体" w:eastAsia="黑体" w:cs="黑体"/>
                <w:sz w:val="24"/>
                <w:szCs w:val="24"/>
              </w:rPr>
              <w:t>项目渠道</w:t>
            </w:r>
          </w:p>
        </w:tc>
        <w:tc>
          <w:tcPr>
            <w:tcW w:w="1024"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5D65E1D9">
            <w:pPr>
              <w:spacing w:line="360" w:lineRule="exact"/>
              <w:jc w:val="center"/>
              <w:rPr>
                <w:rFonts w:hint="eastAsia" w:ascii="黑体" w:hAnsi="黑体" w:eastAsia="黑体" w:cs="黑体"/>
                <w:sz w:val="24"/>
                <w:szCs w:val="24"/>
              </w:rPr>
            </w:pPr>
            <w:r>
              <w:rPr>
                <w:rFonts w:hint="eastAsia" w:ascii="黑体" w:hAnsi="黑体" w:eastAsia="黑体" w:cs="黑体"/>
                <w:sz w:val="24"/>
                <w:szCs w:val="24"/>
              </w:rPr>
              <w:t>评估</w:t>
            </w:r>
          </w:p>
          <w:p w14:paraId="6CB84A1B">
            <w:pPr>
              <w:spacing w:line="360" w:lineRule="exact"/>
              <w:jc w:val="center"/>
              <w:rPr>
                <w:rFonts w:ascii="黑体" w:hAnsi="黑体" w:eastAsia="黑体" w:cs="黑体"/>
                <w:sz w:val="24"/>
                <w:szCs w:val="24"/>
              </w:rPr>
            </w:pPr>
            <w:r>
              <w:rPr>
                <w:rFonts w:hint="eastAsia" w:ascii="黑体" w:hAnsi="黑体" w:eastAsia="黑体" w:cs="黑体"/>
                <w:sz w:val="24"/>
                <w:szCs w:val="24"/>
              </w:rPr>
              <w:t>检查</w:t>
            </w:r>
          </w:p>
        </w:tc>
        <w:tc>
          <w:tcPr>
            <w:tcW w:w="2281"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4FB85B4F">
            <w:pPr>
              <w:tabs>
                <w:tab w:val="left" w:pos="561"/>
              </w:tabs>
              <w:spacing w:line="360" w:lineRule="exact"/>
              <w:jc w:val="center"/>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评估检查审批流程</w:t>
            </w:r>
          </w:p>
        </w:tc>
        <w:tc>
          <w:tcPr>
            <w:tcW w:w="318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56E4E383">
            <w:pPr>
              <w:spacing w:line="360" w:lineRule="exact"/>
              <w:jc w:val="center"/>
              <w:rPr>
                <w:rFonts w:ascii="黑体" w:hAnsi="黑体" w:eastAsia="黑体" w:cs="黑体"/>
                <w:sz w:val="24"/>
                <w:szCs w:val="24"/>
              </w:rPr>
            </w:pPr>
            <w:r>
              <w:rPr>
                <w:rFonts w:hint="eastAsia" w:ascii="黑体" w:hAnsi="黑体" w:eastAsia="黑体" w:cs="黑体"/>
                <w:sz w:val="24"/>
                <w:szCs w:val="24"/>
              </w:rPr>
              <w:t>项目变更</w:t>
            </w:r>
          </w:p>
        </w:tc>
      </w:tr>
      <w:tr w14:paraId="0F41431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07" w:type="dxa"/>
            <w:vMerge w:val="restart"/>
            <w:tcBorders>
              <w:top w:val="single" w:color="auto" w:sz="4" w:space="0"/>
              <w:left w:val="single" w:color="auto" w:sz="4" w:space="0"/>
              <w:right w:val="single" w:color="auto" w:sz="4" w:space="0"/>
            </w:tcBorders>
            <w:noWrap w:val="0"/>
            <w:tcMar>
              <w:top w:w="60" w:type="dxa"/>
              <w:left w:w="120" w:type="dxa"/>
              <w:bottom w:w="30" w:type="dxa"/>
              <w:right w:w="120" w:type="dxa"/>
            </w:tcMar>
            <w:vAlign w:val="center"/>
          </w:tcPr>
          <w:p w14:paraId="10B96B8B">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rPr>
              <w:t>国家级</w:t>
            </w:r>
          </w:p>
        </w:tc>
        <w:tc>
          <w:tcPr>
            <w:tcW w:w="1245"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2378D8E9">
            <w:pPr>
              <w:spacing w:line="3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MJKY</w:t>
            </w:r>
          </w:p>
        </w:tc>
        <w:tc>
          <w:tcPr>
            <w:tcW w:w="1024"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70E32987">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rPr>
              <w:t>中期评估相关材料</w:t>
            </w:r>
          </w:p>
        </w:tc>
        <w:tc>
          <w:tcPr>
            <w:tcW w:w="2281"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57B480EE">
            <w:pPr>
              <w:spacing w:line="360" w:lineRule="exact"/>
              <w:jc w:val="left"/>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项目团队填报</w:t>
            </w:r>
            <w:r>
              <w:rPr>
                <w:rFonts w:hint="eastAsia" w:ascii="仿宋_GB2312" w:hAnsi="仿宋_GB2312" w:eastAsia="仿宋_GB2312" w:cs="仿宋_GB2312"/>
                <w:sz w:val="24"/>
                <w:szCs w:val="24"/>
                <w:lang w:eastAsia="zh-CN"/>
              </w:rPr>
              <w:t>相关</w:t>
            </w:r>
            <w:r>
              <w:rPr>
                <w:rFonts w:hint="eastAsia" w:ascii="仿宋_GB2312" w:hAnsi="仿宋_GB2312" w:eastAsia="仿宋_GB2312" w:cs="仿宋_GB2312"/>
                <w:sz w:val="24"/>
                <w:szCs w:val="24"/>
              </w:rPr>
              <w:t>材料 → 二级单位主管部门初审 → 总部对应管理部门逐级终审</w:t>
            </w:r>
          </w:p>
        </w:tc>
        <w:tc>
          <w:tcPr>
            <w:tcW w:w="318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2C5D19A0">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rPr>
              <w:t>项目团队填报变更内容、说明及支撑材料 → 二级单位主管部门初审 → 总部对应管理部门逐级终审→上报gxb</w:t>
            </w:r>
          </w:p>
        </w:tc>
      </w:tr>
      <w:tr w14:paraId="5EFF4D0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07" w:type="dxa"/>
            <w:vMerge w:val="continue"/>
            <w:tcBorders>
              <w:left w:val="single" w:color="auto" w:sz="4" w:space="0"/>
              <w:right w:val="single" w:color="auto" w:sz="4" w:space="0"/>
            </w:tcBorders>
            <w:noWrap w:val="0"/>
            <w:tcMar>
              <w:top w:w="60" w:type="dxa"/>
              <w:left w:w="120" w:type="dxa"/>
              <w:bottom w:w="30" w:type="dxa"/>
              <w:right w:w="120" w:type="dxa"/>
            </w:tcMar>
            <w:vAlign w:val="center"/>
          </w:tcPr>
          <w:p w14:paraId="7230C82E">
            <w:pPr>
              <w:spacing w:line="360" w:lineRule="exact"/>
              <w:jc w:val="left"/>
              <w:rPr>
                <w:rFonts w:ascii="仿宋_GB2312" w:hAnsi="仿宋_GB2312" w:eastAsia="仿宋_GB2312" w:cs="仿宋_GB2312"/>
                <w:sz w:val="24"/>
                <w:szCs w:val="24"/>
              </w:rPr>
            </w:pPr>
          </w:p>
        </w:tc>
        <w:tc>
          <w:tcPr>
            <w:tcW w:w="1245"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46379E7A">
            <w:pPr>
              <w:spacing w:line="3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04专项接续</w:t>
            </w:r>
          </w:p>
        </w:tc>
        <w:tc>
          <w:tcPr>
            <w:tcW w:w="1024"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79756DCF">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rPr>
              <w:t>中期评估相关材料</w:t>
            </w:r>
          </w:p>
        </w:tc>
        <w:tc>
          <w:tcPr>
            <w:tcW w:w="2281"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40A48700">
            <w:pPr>
              <w:spacing w:line="360" w:lineRule="exact"/>
              <w:jc w:val="left"/>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项目团队填报</w:t>
            </w:r>
            <w:r>
              <w:rPr>
                <w:rFonts w:hint="eastAsia" w:ascii="仿宋_GB2312" w:hAnsi="仿宋_GB2312" w:eastAsia="仿宋_GB2312" w:cs="仿宋_GB2312"/>
                <w:sz w:val="24"/>
                <w:szCs w:val="24"/>
                <w:lang w:eastAsia="zh-CN"/>
              </w:rPr>
              <w:t>相关</w:t>
            </w:r>
            <w:r>
              <w:rPr>
                <w:rFonts w:hint="eastAsia" w:ascii="仿宋_GB2312" w:hAnsi="仿宋_GB2312" w:eastAsia="仿宋_GB2312" w:cs="仿宋_GB2312"/>
                <w:sz w:val="24"/>
                <w:szCs w:val="24"/>
              </w:rPr>
              <w:t>材料 → 二级单位主管部门初审 → 总部对应管理部门逐级终审</w:t>
            </w:r>
          </w:p>
        </w:tc>
        <w:tc>
          <w:tcPr>
            <w:tcW w:w="318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5164AA8B">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rPr>
              <w:t>项目团队填报变更内容、说明及支撑材料 → 二级单位主管部门初审 → 总部对应管理部门逐级终审</w:t>
            </w:r>
          </w:p>
        </w:tc>
      </w:tr>
      <w:tr w14:paraId="2941D9F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819" w:hRule="atLeast"/>
        </w:trPr>
        <w:tc>
          <w:tcPr>
            <w:tcW w:w="807" w:type="dxa"/>
            <w:vMerge w:val="continue"/>
            <w:tcBorders>
              <w:left w:val="single" w:color="auto" w:sz="4" w:space="0"/>
              <w:right w:val="single" w:color="auto" w:sz="4" w:space="0"/>
            </w:tcBorders>
            <w:noWrap w:val="0"/>
            <w:tcMar>
              <w:top w:w="60" w:type="dxa"/>
              <w:left w:w="120" w:type="dxa"/>
              <w:bottom w:w="30" w:type="dxa"/>
              <w:right w:w="120" w:type="dxa"/>
            </w:tcMar>
            <w:vAlign w:val="center"/>
          </w:tcPr>
          <w:p w14:paraId="7EAFD9F1">
            <w:pPr>
              <w:spacing w:line="360" w:lineRule="exact"/>
              <w:jc w:val="left"/>
              <w:rPr>
                <w:rFonts w:ascii="仿宋_GB2312" w:hAnsi="仿宋_GB2312" w:eastAsia="仿宋_GB2312" w:cs="仿宋_GB2312"/>
                <w:sz w:val="24"/>
                <w:szCs w:val="24"/>
              </w:rPr>
            </w:pPr>
          </w:p>
        </w:tc>
        <w:tc>
          <w:tcPr>
            <w:tcW w:w="1245"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B1499F2">
            <w:pPr>
              <w:spacing w:line="3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重点研发计划</w:t>
            </w:r>
          </w:p>
        </w:tc>
        <w:tc>
          <w:tcPr>
            <w:tcW w:w="1024"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2F149D17">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rPr>
              <w:t>中期评估相关材料</w:t>
            </w:r>
          </w:p>
        </w:tc>
        <w:tc>
          <w:tcPr>
            <w:tcW w:w="2281"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244751F0">
            <w:pPr>
              <w:spacing w:line="360" w:lineRule="exact"/>
              <w:jc w:val="left"/>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项目团队填报</w:t>
            </w:r>
            <w:r>
              <w:rPr>
                <w:rFonts w:hint="eastAsia" w:ascii="仿宋_GB2312" w:hAnsi="仿宋_GB2312" w:eastAsia="仿宋_GB2312" w:cs="仿宋_GB2312"/>
                <w:sz w:val="24"/>
                <w:szCs w:val="24"/>
                <w:lang w:eastAsia="zh-CN"/>
              </w:rPr>
              <w:t>相关</w:t>
            </w:r>
            <w:r>
              <w:rPr>
                <w:rFonts w:hint="eastAsia" w:ascii="仿宋_GB2312" w:hAnsi="仿宋_GB2312" w:eastAsia="仿宋_GB2312" w:cs="仿宋_GB2312"/>
                <w:sz w:val="24"/>
                <w:szCs w:val="24"/>
              </w:rPr>
              <w:t>材料 → 二级单位主管部门初审 → 总部对应管理部门逐级终审</w:t>
            </w:r>
          </w:p>
        </w:tc>
        <w:tc>
          <w:tcPr>
            <w:tcW w:w="318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7E17B2A3">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rPr>
              <w:t>项目团队填报变更内容、说明及支撑材料 → 二级单位主管部门初审 → 总部对应管理部门逐级终审</w:t>
            </w:r>
          </w:p>
        </w:tc>
      </w:tr>
      <w:tr w14:paraId="27AAD7A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07" w:type="dxa"/>
            <w:vMerge w:val="continue"/>
            <w:tcBorders>
              <w:left w:val="single" w:color="auto" w:sz="4" w:space="0"/>
              <w:right w:val="single" w:color="auto" w:sz="4" w:space="0"/>
            </w:tcBorders>
            <w:noWrap w:val="0"/>
            <w:tcMar>
              <w:top w:w="60" w:type="dxa"/>
              <w:left w:w="120" w:type="dxa"/>
              <w:bottom w:w="30" w:type="dxa"/>
              <w:right w:w="120" w:type="dxa"/>
            </w:tcMar>
            <w:vAlign w:val="center"/>
          </w:tcPr>
          <w:p w14:paraId="3E44031A">
            <w:pPr>
              <w:spacing w:line="360" w:lineRule="exact"/>
              <w:jc w:val="left"/>
              <w:rPr>
                <w:rFonts w:ascii="仿宋_GB2312" w:hAnsi="仿宋_GB2312" w:eastAsia="仿宋_GB2312" w:cs="仿宋_GB2312"/>
                <w:sz w:val="24"/>
                <w:szCs w:val="24"/>
              </w:rPr>
            </w:pPr>
          </w:p>
        </w:tc>
        <w:tc>
          <w:tcPr>
            <w:tcW w:w="1245"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418F553C">
            <w:pPr>
              <w:spacing w:line="3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XX25专项</w:t>
            </w:r>
          </w:p>
        </w:tc>
        <w:tc>
          <w:tcPr>
            <w:tcW w:w="1024"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09CAA30B">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rPr>
              <w:t>季度会/</w:t>
            </w:r>
            <w:r>
              <w:rPr>
                <w:rFonts w:hint="eastAsia" w:ascii="仿宋_GB2312" w:hAnsi="仿宋_GB2312" w:eastAsia="仿宋_GB2312" w:cs="仿宋_GB2312"/>
                <w:sz w:val="24"/>
                <w:szCs w:val="24"/>
                <w:lang w:eastAsia="zh-CN"/>
              </w:rPr>
              <w:t>季度</w:t>
            </w:r>
            <w:r>
              <w:rPr>
                <w:rFonts w:hint="eastAsia" w:ascii="仿宋_GB2312" w:hAnsi="仿宋_GB2312" w:eastAsia="仿宋_GB2312" w:cs="仿宋_GB2312"/>
                <w:sz w:val="24"/>
                <w:szCs w:val="24"/>
              </w:rPr>
              <w:t>报/年度评估、国资委现场督导相关材料</w:t>
            </w:r>
          </w:p>
        </w:tc>
        <w:tc>
          <w:tcPr>
            <w:tcW w:w="2281"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6BAC6FF9">
            <w:pPr>
              <w:spacing w:line="360" w:lineRule="exact"/>
              <w:jc w:val="left"/>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项目团队填报</w:t>
            </w:r>
            <w:r>
              <w:rPr>
                <w:rFonts w:hint="eastAsia" w:ascii="仿宋_GB2312" w:hAnsi="仿宋_GB2312" w:eastAsia="仿宋_GB2312" w:cs="仿宋_GB2312"/>
                <w:sz w:val="24"/>
                <w:szCs w:val="24"/>
                <w:lang w:eastAsia="zh-CN"/>
              </w:rPr>
              <w:t>相关</w:t>
            </w:r>
            <w:r>
              <w:rPr>
                <w:rFonts w:hint="eastAsia" w:ascii="仿宋_GB2312" w:hAnsi="仿宋_GB2312" w:eastAsia="仿宋_GB2312" w:cs="仿宋_GB2312"/>
                <w:sz w:val="24"/>
                <w:szCs w:val="24"/>
              </w:rPr>
              <w:t>材料 → 二级单位主管部门初审 → 总部对应管理部门逐级终审</w:t>
            </w:r>
          </w:p>
        </w:tc>
        <w:tc>
          <w:tcPr>
            <w:tcW w:w="318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29F062F4">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rPr>
              <w:t>项目团队填报变更内容、说明及支撑材料 → 二级单位主管部门初审 → 总部对应管理部门逐级终审</w:t>
            </w:r>
          </w:p>
        </w:tc>
      </w:tr>
      <w:tr w14:paraId="7087EB1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07" w:type="dxa"/>
            <w:vMerge w:val="continue"/>
            <w:tcBorders>
              <w:left w:val="single" w:color="auto" w:sz="4" w:space="0"/>
              <w:right w:val="single" w:color="auto" w:sz="4" w:space="0"/>
            </w:tcBorders>
            <w:noWrap w:val="0"/>
            <w:tcMar>
              <w:top w:w="60" w:type="dxa"/>
              <w:left w:w="120" w:type="dxa"/>
              <w:bottom w:w="30" w:type="dxa"/>
              <w:right w:w="120" w:type="dxa"/>
            </w:tcMar>
            <w:vAlign w:val="center"/>
          </w:tcPr>
          <w:p w14:paraId="3DE9B84D">
            <w:pPr>
              <w:spacing w:line="360" w:lineRule="exact"/>
              <w:jc w:val="left"/>
              <w:rPr>
                <w:rFonts w:ascii="仿宋_GB2312" w:hAnsi="仿宋_GB2312" w:eastAsia="仿宋_GB2312" w:cs="仿宋_GB2312"/>
                <w:sz w:val="24"/>
                <w:szCs w:val="24"/>
              </w:rPr>
            </w:pPr>
          </w:p>
        </w:tc>
        <w:tc>
          <w:tcPr>
            <w:tcW w:w="1245"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0A1F7B58">
            <w:pPr>
              <w:spacing w:line="3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国家自然科学基金</w:t>
            </w:r>
          </w:p>
        </w:tc>
        <w:tc>
          <w:tcPr>
            <w:tcW w:w="1024"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159EC8E5">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rPr>
              <w:t>年度实施报告、中期评估相关材料</w:t>
            </w:r>
          </w:p>
        </w:tc>
        <w:tc>
          <w:tcPr>
            <w:tcW w:w="2281"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2D2FAF77">
            <w:pPr>
              <w:spacing w:line="360" w:lineRule="exact"/>
              <w:jc w:val="left"/>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项目团队填报</w:t>
            </w:r>
            <w:r>
              <w:rPr>
                <w:rFonts w:hint="eastAsia" w:ascii="仿宋_GB2312" w:hAnsi="仿宋_GB2312" w:eastAsia="仿宋_GB2312" w:cs="仿宋_GB2312"/>
                <w:sz w:val="24"/>
                <w:szCs w:val="24"/>
                <w:lang w:eastAsia="zh-CN"/>
              </w:rPr>
              <w:t>相关</w:t>
            </w:r>
            <w:r>
              <w:rPr>
                <w:rFonts w:hint="eastAsia" w:ascii="仿宋_GB2312" w:hAnsi="仿宋_GB2312" w:eastAsia="仿宋_GB2312" w:cs="仿宋_GB2312"/>
                <w:sz w:val="24"/>
                <w:szCs w:val="24"/>
              </w:rPr>
              <w:t>材料 → 二级单位主管部门初审 → 总部对应管理部门逐级终审</w:t>
            </w:r>
          </w:p>
        </w:tc>
        <w:tc>
          <w:tcPr>
            <w:tcW w:w="318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0A0F78D5">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rPr>
              <w:t>项目团队填报变更内容、说明及支撑材料 → 二级单位主管部门初审 → 总部对应管理部门逐级终审</w:t>
            </w:r>
          </w:p>
        </w:tc>
      </w:tr>
      <w:tr w14:paraId="604BCC1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07" w:type="dxa"/>
            <w:vMerge w:val="restart"/>
            <w:tcBorders>
              <w:top w:val="single" w:color="auto" w:sz="4" w:space="0"/>
              <w:left w:val="single" w:color="auto" w:sz="4" w:space="0"/>
              <w:right w:val="single" w:color="auto" w:sz="4" w:space="0"/>
            </w:tcBorders>
            <w:noWrap w:val="0"/>
            <w:tcMar>
              <w:top w:w="60" w:type="dxa"/>
              <w:left w:w="120" w:type="dxa"/>
              <w:bottom w:w="30" w:type="dxa"/>
              <w:right w:w="120" w:type="dxa"/>
            </w:tcMar>
            <w:vAlign w:val="center"/>
          </w:tcPr>
          <w:p w14:paraId="016526EE">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rPr>
              <w:t>地方级</w:t>
            </w:r>
          </w:p>
        </w:tc>
        <w:tc>
          <w:tcPr>
            <w:tcW w:w="1245"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0049F233">
            <w:pPr>
              <w:spacing w:line="3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揭榜挂帅</w:t>
            </w:r>
          </w:p>
        </w:tc>
        <w:tc>
          <w:tcPr>
            <w:tcW w:w="1024"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DE796D7">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rPr>
              <w:t>中期评审相关材料</w:t>
            </w:r>
          </w:p>
        </w:tc>
        <w:tc>
          <w:tcPr>
            <w:tcW w:w="2281"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6F5B55CB">
            <w:pPr>
              <w:spacing w:line="360" w:lineRule="exact"/>
              <w:jc w:val="left"/>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项目团队填报</w:t>
            </w:r>
            <w:r>
              <w:rPr>
                <w:rFonts w:hint="eastAsia" w:ascii="仿宋_GB2312" w:hAnsi="仿宋_GB2312" w:eastAsia="仿宋_GB2312" w:cs="仿宋_GB2312"/>
                <w:sz w:val="24"/>
                <w:szCs w:val="24"/>
                <w:lang w:eastAsia="zh-CN"/>
              </w:rPr>
              <w:t>相关</w:t>
            </w:r>
            <w:r>
              <w:rPr>
                <w:rFonts w:hint="eastAsia" w:ascii="仿宋_GB2312" w:hAnsi="仿宋_GB2312" w:eastAsia="仿宋_GB2312" w:cs="仿宋_GB2312"/>
                <w:sz w:val="24"/>
                <w:szCs w:val="24"/>
              </w:rPr>
              <w:t>材料 → 二级单位主管部门初审 → 总部对应管理部门逐级终审</w:t>
            </w:r>
          </w:p>
        </w:tc>
        <w:tc>
          <w:tcPr>
            <w:tcW w:w="318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592BB0D3">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rPr>
              <w:t>项目团队填报变更内容、说明及支撑材料 → 二级单位主管部门初审 → 总部对应管理部门逐级终审</w:t>
            </w:r>
          </w:p>
        </w:tc>
      </w:tr>
      <w:tr w14:paraId="7AD092B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07" w:type="dxa"/>
            <w:vMerge w:val="continue"/>
            <w:tcBorders>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1E355B5B">
            <w:pPr>
              <w:spacing w:line="360" w:lineRule="exact"/>
              <w:jc w:val="left"/>
              <w:rPr>
                <w:rFonts w:ascii="仿宋_GB2312" w:hAnsi="仿宋_GB2312" w:eastAsia="仿宋_GB2312" w:cs="仿宋_GB2312"/>
                <w:sz w:val="24"/>
                <w:szCs w:val="24"/>
              </w:rPr>
            </w:pPr>
          </w:p>
        </w:tc>
        <w:tc>
          <w:tcPr>
            <w:tcW w:w="1245"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66DB479D">
            <w:pPr>
              <w:spacing w:line="3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科技创新行动计划</w:t>
            </w:r>
          </w:p>
        </w:tc>
        <w:tc>
          <w:tcPr>
            <w:tcW w:w="1024"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69F6108D">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rPr>
              <w:t>阶段性检查相关材料</w:t>
            </w:r>
          </w:p>
        </w:tc>
        <w:tc>
          <w:tcPr>
            <w:tcW w:w="2281"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4EA30950">
            <w:pPr>
              <w:spacing w:line="360" w:lineRule="exact"/>
              <w:jc w:val="left"/>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项目团队填报</w:t>
            </w:r>
            <w:r>
              <w:rPr>
                <w:rFonts w:hint="eastAsia" w:ascii="仿宋_GB2312" w:hAnsi="仿宋_GB2312" w:eastAsia="仿宋_GB2312" w:cs="仿宋_GB2312"/>
                <w:sz w:val="24"/>
                <w:szCs w:val="24"/>
                <w:lang w:eastAsia="zh-CN"/>
              </w:rPr>
              <w:t>相关</w:t>
            </w:r>
            <w:r>
              <w:rPr>
                <w:rFonts w:hint="eastAsia" w:ascii="仿宋_GB2312" w:hAnsi="仿宋_GB2312" w:eastAsia="仿宋_GB2312" w:cs="仿宋_GB2312"/>
                <w:sz w:val="24"/>
                <w:szCs w:val="24"/>
              </w:rPr>
              <w:t>材料 → 二级单位主管部门初审 → 总部对应管理部门逐级终审</w:t>
            </w:r>
          </w:p>
        </w:tc>
        <w:tc>
          <w:tcPr>
            <w:tcW w:w="318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2F18FA15">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rPr>
              <w:t>项目团队填报变更内容、说明及支撑材料 → 二级单位主管部门终审</w:t>
            </w:r>
          </w:p>
        </w:tc>
      </w:tr>
      <w:tr w14:paraId="452F138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07" w:type="dxa"/>
            <w:vMerge w:val="restart"/>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5911E1A2">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rPr>
              <w:t>公司级</w:t>
            </w:r>
          </w:p>
        </w:tc>
        <w:tc>
          <w:tcPr>
            <w:tcW w:w="1245"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0989313">
            <w:pPr>
              <w:spacing w:line="3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预研三年滚动计划</w:t>
            </w:r>
          </w:p>
        </w:tc>
        <w:tc>
          <w:tcPr>
            <w:tcW w:w="1024"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1686EF5C">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rPr>
              <w:t>阶段性检查相关材料</w:t>
            </w:r>
          </w:p>
        </w:tc>
        <w:tc>
          <w:tcPr>
            <w:tcW w:w="2281"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2934D92D">
            <w:pPr>
              <w:spacing w:line="360" w:lineRule="exact"/>
              <w:jc w:val="left"/>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项目团队填报相关材料 → 二级单位主管部门初审 → 总部对应管理部门逐级终审</w:t>
            </w:r>
          </w:p>
        </w:tc>
        <w:tc>
          <w:tcPr>
            <w:tcW w:w="318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1F56928D">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rPr>
              <w:t>项目团队填报变更内容、说明及支撑材料 → 二级单位主管部门初审 → 总部对应管理部门逐级终审</w:t>
            </w:r>
          </w:p>
        </w:tc>
      </w:tr>
      <w:tr w14:paraId="78F673F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07" w:type="dxa"/>
            <w:vMerge w:val="continue"/>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499D353F">
            <w:pPr>
              <w:spacing w:line="360" w:lineRule="exact"/>
              <w:jc w:val="left"/>
              <w:rPr>
                <w:rFonts w:ascii="仿宋_GB2312" w:hAnsi="仿宋_GB2312" w:eastAsia="仿宋_GB2312" w:cs="仿宋_GB2312"/>
                <w:sz w:val="24"/>
                <w:szCs w:val="24"/>
              </w:rPr>
            </w:pPr>
          </w:p>
        </w:tc>
        <w:tc>
          <w:tcPr>
            <w:tcW w:w="1245"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6BB527BF">
            <w:pPr>
              <w:spacing w:line="3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新疆大飞机气象创新中心</w:t>
            </w:r>
          </w:p>
        </w:tc>
        <w:tc>
          <w:tcPr>
            <w:tcW w:w="1024"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41ACD8E0">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rPr>
              <w:t>阶段性检查相关材料</w:t>
            </w:r>
          </w:p>
        </w:tc>
        <w:tc>
          <w:tcPr>
            <w:tcW w:w="2281"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563FC70C">
            <w:pPr>
              <w:spacing w:line="360" w:lineRule="exact"/>
              <w:jc w:val="left"/>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项目团队填报相关材料 → 二级单位主管部门初审 → 总部对应管理部门逐级终审</w:t>
            </w:r>
          </w:p>
        </w:tc>
        <w:tc>
          <w:tcPr>
            <w:tcW w:w="318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41E6D6E">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rPr>
              <w:t>项目团队填报变更内容、说明及支撑材料 → 二级单位主管部门初审 → 总部对应管理部门逐级终审</w:t>
            </w:r>
          </w:p>
        </w:tc>
      </w:tr>
      <w:tr w14:paraId="59D7AFF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07" w:type="dxa"/>
            <w:vMerge w:val="continue"/>
            <w:tcBorders>
              <w:top w:val="single" w:color="auto" w:sz="4" w:space="0"/>
              <w:left w:val="single" w:color="auto" w:sz="4" w:space="0"/>
              <w:right w:val="single" w:color="auto" w:sz="4" w:space="0"/>
            </w:tcBorders>
            <w:noWrap w:val="0"/>
            <w:tcMar>
              <w:top w:w="60" w:type="dxa"/>
              <w:left w:w="120" w:type="dxa"/>
              <w:bottom w:w="30" w:type="dxa"/>
              <w:right w:w="120" w:type="dxa"/>
            </w:tcMar>
            <w:vAlign w:val="center"/>
          </w:tcPr>
          <w:p w14:paraId="79D67AF3">
            <w:pPr>
              <w:spacing w:line="360" w:lineRule="exact"/>
              <w:jc w:val="left"/>
              <w:rPr>
                <w:rFonts w:ascii="仿宋_GB2312" w:hAnsi="仿宋_GB2312" w:eastAsia="仿宋_GB2312" w:cs="仿宋_GB2312"/>
                <w:sz w:val="24"/>
                <w:szCs w:val="24"/>
              </w:rPr>
            </w:pPr>
          </w:p>
        </w:tc>
        <w:tc>
          <w:tcPr>
            <w:tcW w:w="1245"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42077C3B">
            <w:pPr>
              <w:spacing w:line="360" w:lineRule="exact"/>
              <w:jc w:val="cente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科技周</w:t>
            </w:r>
          </w:p>
        </w:tc>
        <w:tc>
          <w:tcPr>
            <w:tcW w:w="1024"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5E9AB264">
            <w:pPr>
              <w:spacing w:line="360" w:lineRule="exact"/>
              <w:jc w:val="left"/>
              <w:rPr>
                <w:rFonts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lang w:val="en-US" w:eastAsia="zh-CN"/>
              </w:rPr>
              <w:t>/</w:t>
            </w:r>
          </w:p>
        </w:tc>
        <w:tc>
          <w:tcPr>
            <w:tcW w:w="2281"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2F580B2E">
            <w:pPr>
              <w:spacing w:line="360" w:lineRule="exact"/>
              <w:jc w:val="left"/>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sz w:val="24"/>
                <w:szCs w:val="24"/>
                <w:highlight w:val="none"/>
                <w:lang w:val="en-US" w:eastAsia="zh-CN"/>
              </w:rPr>
              <w:t>/</w:t>
            </w:r>
          </w:p>
        </w:tc>
        <w:tc>
          <w:tcPr>
            <w:tcW w:w="318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64B0C0A4">
            <w:pPr>
              <w:spacing w:line="360" w:lineRule="exact"/>
              <w:jc w:val="left"/>
              <w:rPr>
                <w:rFonts w:hint="eastAsia" w:ascii="仿宋_GB2312" w:hAnsi="仿宋_GB2312" w:eastAsia="仿宋_GB2312" w:cs="仿宋_GB2312"/>
                <w:sz w:val="24"/>
                <w:szCs w:val="24"/>
                <w:highlight w:val="none"/>
                <w:lang w:val="en-US" w:eastAsia="zh-CN" w:bidi="ar-SA"/>
              </w:rPr>
            </w:pPr>
            <w:r>
              <w:rPr>
                <w:rFonts w:hint="eastAsia" w:ascii="仿宋_GB2312" w:hAnsi="仿宋_GB2312" w:eastAsia="仿宋_GB2312" w:cs="仿宋_GB2312"/>
                <w:sz w:val="24"/>
                <w:szCs w:val="24"/>
                <w:highlight w:val="none"/>
                <w:lang w:val="en-US" w:eastAsia="zh-CN"/>
              </w:rPr>
              <w:t>/</w:t>
            </w:r>
          </w:p>
        </w:tc>
      </w:tr>
      <w:tr w14:paraId="1D4DDCB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90" w:hRule="atLeast"/>
        </w:trPr>
        <w:tc>
          <w:tcPr>
            <w:tcW w:w="807" w:type="dxa"/>
            <w:vMerge w:val="continue"/>
            <w:tcBorders>
              <w:left w:val="single" w:color="auto" w:sz="4" w:space="0"/>
              <w:right w:val="single" w:color="auto" w:sz="4" w:space="0"/>
            </w:tcBorders>
            <w:noWrap w:val="0"/>
            <w:tcMar>
              <w:top w:w="60" w:type="dxa"/>
              <w:left w:w="120" w:type="dxa"/>
              <w:bottom w:w="30" w:type="dxa"/>
              <w:right w:w="120" w:type="dxa"/>
            </w:tcMar>
            <w:vAlign w:val="center"/>
          </w:tcPr>
          <w:p w14:paraId="65276DB6">
            <w:pPr>
              <w:spacing w:line="360" w:lineRule="exact"/>
              <w:jc w:val="left"/>
              <w:rPr>
                <w:rFonts w:ascii="仿宋_GB2312" w:hAnsi="仿宋_GB2312" w:eastAsia="仿宋_GB2312" w:cs="仿宋_GB2312"/>
                <w:sz w:val="24"/>
                <w:szCs w:val="24"/>
              </w:rPr>
            </w:pPr>
          </w:p>
        </w:tc>
        <w:tc>
          <w:tcPr>
            <w:tcW w:w="1245"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A58AD3F">
            <w:pPr>
              <w:spacing w:line="360" w:lineRule="exact"/>
              <w:jc w:val="cente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大飞机研究院</w:t>
            </w:r>
          </w:p>
        </w:tc>
        <w:tc>
          <w:tcPr>
            <w:tcW w:w="1024" w:type="dxa"/>
            <w:tcBorders>
              <w:top w:val="single" w:color="auto" w:sz="4" w:space="0"/>
              <w:left w:val="single" w:color="auto" w:sz="4" w:space="0"/>
              <w:bottom w:val="single" w:color="auto" w:sz="4" w:space="0"/>
              <w:right w:val="single" w:color="auto" w:sz="4" w:space="0"/>
            </w:tcBorders>
            <w:shd w:val="clear" w:color="auto" w:fill="auto"/>
            <w:noWrap w:val="0"/>
            <w:tcMar>
              <w:top w:w="60" w:type="dxa"/>
              <w:left w:w="120" w:type="dxa"/>
              <w:bottom w:w="30" w:type="dxa"/>
              <w:right w:w="120" w:type="dxa"/>
            </w:tcMar>
            <w:vAlign w:val="center"/>
          </w:tcPr>
          <w:p w14:paraId="7B7F2E69">
            <w:pPr>
              <w:spacing w:line="360" w:lineRule="exact"/>
              <w:jc w:val="left"/>
              <w:rPr>
                <w:rFonts w:ascii="仿宋_GB2312" w:hAnsi="仿宋_GB2312" w:eastAsia="仿宋_GB2312" w:cs="仿宋_GB2312"/>
                <w:sz w:val="24"/>
                <w:szCs w:val="24"/>
                <w:highlight w:val="none"/>
                <w:lang w:val="en-US" w:eastAsia="zh-CN" w:bidi="ar-SA"/>
              </w:rPr>
            </w:pPr>
            <w:r>
              <w:rPr>
                <w:rFonts w:hint="eastAsia" w:ascii="仿宋_GB2312" w:hAnsi="仿宋_GB2312" w:eastAsia="仿宋_GB2312" w:cs="仿宋_GB2312"/>
                <w:sz w:val="24"/>
                <w:szCs w:val="24"/>
                <w:highlight w:val="none"/>
                <w:lang w:val="en-US" w:eastAsia="zh-CN"/>
              </w:rPr>
              <w:t>中期检查相关材料（仅适用于重大项目）</w:t>
            </w:r>
          </w:p>
        </w:tc>
        <w:tc>
          <w:tcPr>
            <w:tcW w:w="2281" w:type="dxa"/>
            <w:tcBorders>
              <w:top w:val="single" w:color="auto" w:sz="4" w:space="0"/>
              <w:left w:val="single" w:color="auto" w:sz="4" w:space="0"/>
              <w:bottom w:val="single" w:color="auto" w:sz="4" w:space="0"/>
              <w:right w:val="single" w:color="auto" w:sz="4" w:space="0"/>
            </w:tcBorders>
            <w:shd w:val="clear" w:color="auto" w:fill="auto"/>
            <w:noWrap w:val="0"/>
            <w:tcMar>
              <w:top w:w="60" w:type="dxa"/>
              <w:left w:w="120" w:type="dxa"/>
              <w:bottom w:w="30" w:type="dxa"/>
              <w:right w:w="120" w:type="dxa"/>
            </w:tcMar>
            <w:vAlign w:val="center"/>
          </w:tcPr>
          <w:p w14:paraId="3540B5D0">
            <w:pPr>
              <w:spacing w:line="360" w:lineRule="exact"/>
              <w:jc w:val="left"/>
              <w:rPr>
                <w:rFonts w:hint="eastAsia" w:ascii="仿宋_GB2312" w:hAnsi="仿宋_GB2312" w:eastAsia="仿宋_GB2312" w:cs="仿宋_GB2312"/>
                <w:sz w:val="24"/>
                <w:szCs w:val="24"/>
                <w:highlight w:val="none"/>
                <w:lang w:val="en-US" w:eastAsia="zh-CN" w:bidi="ar-SA"/>
              </w:rPr>
            </w:pPr>
            <w:r>
              <w:rPr>
                <w:rFonts w:hint="eastAsia" w:ascii="仿宋_GB2312" w:hAnsi="仿宋_GB2312" w:eastAsia="仿宋_GB2312" w:cs="仿宋_GB2312"/>
                <w:sz w:val="24"/>
                <w:szCs w:val="24"/>
                <w:highlight w:val="none"/>
                <w:lang w:val="en-US" w:eastAsia="zh-CN"/>
              </w:rPr>
              <w:t>中期检查相关材料（仅适用于重大项目）</w:t>
            </w:r>
          </w:p>
        </w:tc>
        <w:tc>
          <w:tcPr>
            <w:tcW w:w="318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73470A3">
            <w:pPr>
              <w:spacing w:line="360" w:lineRule="exact"/>
              <w:jc w:val="left"/>
              <w:rPr>
                <w:rFonts w:hint="eastAsia" w:ascii="仿宋_GB2312" w:hAnsi="仿宋_GB2312" w:eastAsia="仿宋_GB2312" w:cs="仿宋_GB2312"/>
                <w:sz w:val="24"/>
                <w:szCs w:val="24"/>
                <w:highlight w:val="none"/>
                <w:lang w:val="en-US" w:eastAsia="zh-CN" w:bidi="ar-SA"/>
              </w:rPr>
            </w:pPr>
            <w:r>
              <w:rPr>
                <w:rFonts w:hint="eastAsia" w:ascii="仿宋_GB2312" w:hAnsi="仿宋_GB2312" w:eastAsia="仿宋_GB2312" w:cs="仿宋_GB2312"/>
                <w:sz w:val="24"/>
                <w:szCs w:val="24"/>
                <w:highlight w:val="none"/>
                <w:lang w:val="en-US" w:eastAsia="zh-CN"/>
              </w:rPr>
              <w:t>学术委员会中期评审（仅适用于重大项目）</w:t>
            </w:r>
          </w:p>
        </w:tc>
      </w:tr>
      <w:tr w14:paraId="34CCF1A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07" w:type="dxa"/>
            <w:vMerge w:val="continue"/>
            <w:tcBorders>
              <w:left w:val="single" w:color="auto" w:sz="4" w:space="0"/>
              <w:right w:val="single" w:color="auto" w:sz="4" w:space="0"/>
            </w:tcBorders>
            <w:noWrap w:val="0"/>
            <w:tcMar>
              <w:top w:w="60" w:type="dxa"/>
              <w:left w:w="120" w:type="dxa"/>
              <w:bottom w:w="30" w:type="dxa"/>
              <w:right w:w="120" w:type="dxa"/>
            </w:tcMar>
            <w:vAlign w:val="center"/>
          </w:tcPr>
          <w:p w14:paraId="01488FB9">
            <w:pPr>
              <w:spacing w:line="360" w:lineRule="exact"/>
              <w:jc w:val="left"/>
              <w:rPr>
                <w:rFonts w:ascii="仿宋_GB2312" w:hAnsi="仿宋_GB2312" w:eastAsia="仿宋_GB2312" w:cs="仿宋_GB2312"/>
                <w:sz w:val="24"/>
                <w:szCs w:val="24"/>
              </w:rPr>
            </w:pPr>
          </w:p>
        </w:tc>
        <w:tc>
          <w:tcPr>
            <w:tcW w:w="1245"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75B13C24">
            <w:pPr>
              <w:spacing w:line="360" w:lineRule="exact"/>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大飞机先进材料创新联盟</w:t>
            </w:r>
          </w:p>
        </w:tc>
        <w:tc>
          <w:tcPr>
            <w:tcW w:w="1024"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55D0D825">
            <w:pPr>
              <w:spacing w:line="360" w:lineRule="exact"/>
              <w:jc w:val="left"/>
              <w:rPr>
                <w:rFonts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rPr>
              <w:t>阶段性检查相关材料</w:t>
            </w:r>
          </w:p>
        </w:tc>
        <w:tc>
          <w:tcPr>
            <w:tcW w:w="2281"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33098DAA">
            <w:pPr>
              <w:spacing w:line="360" w:lineRule="exact"/>
              <w:jc w:val="left"/>
              <w:rPr>
                <w:rFonts w:hint="eastAsia"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rPr>
              <w:t>项目组填报</w:t>
            </w:r>
            <w:r>
              <w:rPr>
                <w:rFonts w:hint="eastAsia" w:ascii="仿宋_GB2312" w:hAnsi="仿宋_GB2312" w:eastAsia="仿宋_GB2312" w:cs="仿宋_GB2312"/>
                <w:sz w:val="24"/>
                <w:szCs w:val="24"/>
                <w:highlight w:val="none"/>
                <w:lang w:eastAsia="zh-CN"/>
              </w:rPr>
              <w:t>相关</w:t>
            </w:r>
            <w:r>
              <w:rPr>
                <w:rFonts w:hint="eastAsia" w:ascii="仿宋_GB2312" w:hAnsi="仿宋_GB2312" w:eastAsia="仿宋_GB2312" w:cs="仿宋_GB2312"/>
                <w:sz w:val="24"/>
                <w:szCs w:val="24"/>
                <w:highlight w:val="none"/>
              </w:rPr>
              <w:t>材料→二级单位主管部门初审→二级单位审查确认</w:t>
            </w:r>
          </w:p>
        </w:tc>
        <w:tc>
          <w:tcPr>
            <w:tcW w:w="318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16B50E2A">
            <w:pPr>
              <w:spacing w:line="360" w:lineRule="exact"/>
              <w:jc w:val="left"/>
              <w:rPr>
                <w:rFonts w:hint="eastAsia" w:ascii="仿宋_GB2312" w:hAnsi="仿宋_GB2312" w:eastAsia="仿宋_GB2312" w:cs="仿宋_GB2312"/>
                <w:sz w:val="24"/>
                <w:szCs w:val="24"/>
                <w:highlight w:val="none"/>
                <w:lang w:val="en-US" w:eastAsia="zh-CN" w:bidi="ar-SA"/>
              </w:rPr>
            </w:pPr>
            <w:r>
              <w:rPr>
                <w:rFonts w:hint="eastAsia" w:ascii="仿宋_GB2312" w:hAnsi="仿宋_GB2312" w:eastAsia="仿宋_GB2312" w:cs="仿宋_GB2312"/>
                <w:sz w:val="24"/>
                <w:szCs w:val="24"/>
                <w:highlight w:val="none"/>
              </w:rPr>
              <w:t>项目组填报变更内容、说明及支撑材料→二级单位主管部门初审→二级单位审查确认</w:t>
            </w:r>
          </w:p>
        </w:tc>
      </w:tr>
      <w:tr w14:paraId="7EC7BA6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07" w:type="dxa"/>
            <w:vMerge w:val="continue"/>
            <w:tcBorders>
              <w:left w:val="single" w:color="auto" w:sz="4" w:space="0"/>
              <w:right w:val="single" w:color="auto" w:sz="4" w:space="0"/>
            </w:tcBorders>
            <w:noWrap w:val="0"/>
            <w:tcMar>
              <w:top w:w="60" w:type="dxa"/>
              <w:left w:w="120" w:type="dxa"/>
              <w:bottom w:w="30" w:type="dxa"/>
              <w:right w:w="120" w:type="dxa"/>
            </w:tcMar>
            <w:vAlign w:val="center"/>
          </w:tcPr>
          <w:p w14:paraId="13CB95C3">
            <w:pPr>
              <w:spacing w:line="360" w:lineRule="exact"/>
              <w:jc w:val="left"/>
              <w:rPr>
                <w:rFonts w:ascii="仿宋_GB2312" w:hAnsi="仿宋_GB2312" w:eastAsia="仿宋_GB2312" w:cs="仿宋_GB2312"/>
                <w:sz w:val="24"/>
                <w:szCs w:val="24"/>
              </w:rPr>
            </w:pPr>
          </w:p>
        </w:tc>
        <w:tc>
          <w:tcPr>
            <w:tcW w:w="1245"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57551737">
            <w:pPr>
              <w:spacing w:line="360" w:lineRule="exact"/>
              <w:jc w:val="center"/>
              <w:rPr>
                <w:rFonts w:hint="eastAsia" w:ascii="仿宋_GB2312" w:hAnsi="仿宋_GB2312" w:eastAsia="仿宋_GB2312" w:cs="仿宋_GB2312"/>
                <w:sz w:val="24"/>
                <w:szCs w:val="24"/>
                <w:highlight w:val="none"/>
                <w:lang w:val="en-US" w:eastAsia="zh-CN" w:bidi="ar-SA"/>
              </w:rPr>
            </w:pPr>
            <w:r>
              <w:rPr>
                <w:rFonts w:hint="eastAsia" w:ascii="仿宋_GB2312" w:hAnsi="仿宋_GB2312" w:eastAsia="仿宋_GB2312" w:cs="仿宋_GB2312"/>
                <w:sz w:val="24"/>
                <w:szCs w:val="24"/>
                <w:highlight w:val="none"/>
                <w:lang w:val="en-US" w:eastAsia="zh-CN" w:bidi="ar-SA"/>
              </w:rPr>
              <w:t>“中国商飞-波音”可持续航空技术研究中心项目</w:t>
            </w:r>
          </w:p>
        </w:tc>
        <w:tc>
          <w:tcPr>
            <w:tcW w:w="1024"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6E299365">
            <w:pPr>
              <w:spacing w:line="360" w:lineRule="exact"/>
              <w:rPr>
                <w:rFonts w:hint="eastAsia" w:ascii="仿宋_GB2312" w:hAnsi="仿宋_GB2312" w:eastAsia="仿宋_GB2312" w:cs="仿宋_GB2312"/>
                <w:sz w:val="24"/>
                <w:szCs w:val="24"/>
                <w:highlight w:val="none"/>
                <w:lang w:val="en-US" w:eastAsia="zh-CN" w:bidi="ar-SA"/>
              </w:rPr>
            </w:pPr>
            <w:r>
              <w:rPr>
                <w:rFonts w:hint="eastAsia"/>
              </w:rPr>
              <w:t>阶段性检查相关材料</w:t>
            </w:r>
          </w:p>
        </w:tc>
        <w:tc>
          <w:tcPr>
            <w:tcW w:w="2281"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41A3E7AC">
            <w:pPr>
              <w:spacing w:line="360" w:lineRule="exact"/>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sz w:val="24"/>
                <w:szCs w:val="24"/>
                <w:highlight w:val="none"/>
                <w:lang w:val="en-US" w:eastAsia="zh-CN"/>
              </w:rPr>
              <w:t>项目团队填报相关材料 → 二级单位主管部门初审 → 总部对应管理部门逐级终审</w:t>
            </w:r>
          </w:p>
        </w:tc>
        <w:tc>
          <w:tcPr>
            <w:tcW w:w="3188"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4E1CD488">
            <w:pPr>
              <w:spacing w:line="360" w:lineRule="exact"/>
              <w:rPr>
                <w:rFonts w:hint="eastAsia" w:ascii="仿宋_GB2312" w:hAnsi="仿宋_GB2312" w:eastAsia="仿宋_GB2312" w:cs="仿宋_GB2312"/>
                <w:sz w:val="24"/>
                <w:szCs w:val="24"/>
                <w:highlight w:val="none"/>
                <w:lang w:val="en-US" w:eastAsia="zh-CN" w:bidi="ar-SA"/>
              </w:rPr>
            </w:pPr>
            <w:r>
              <w:rPr>
                <w:rFonts w:hint="eastAsia" w:ascii="仿宋_GB2312" w:hAnsi="仿宋_GB2312" w:eastAsia="仿宋_GB2312" w:cs="仿宋_GB2312"/>
                <w:sz w:val="24"/>
                <w:szCs w:val="24"/>
                <w:highlight w:val="none"/>
                <w:lang w:val="en-US" w:eastAsia="zh-CN" w:bidi="ar-SA"/>
              </w:rPr>
              <w:t>项目组填报变更内容、说明及支撑材料→二级单位主管部门初审→二级单位审查确认</w:t>
            </w:r>
          </w:p>
        </w:tc>
      </w:tr>
    </w:tbl>
    <w:p w14:paraId="6466F569">
      <w:pPr>
        <w:spacing w:line="560" w:lineRule="exact"/>
        <w:ind w:firstLine="640" w:firstLineChars="200"/>
        <w:jc w:val="left"/>
        <w:outlineLvl w:val="1"/>
        <w:rPr>
          <w:rFonts w:hint="eastAsia" w:ascii="楷体_GB2312" w:hAnsi="楷体_GB2312" w:eastAsia="楷体_GB2312" w:cs="楷体_GB2312"/>
          <w:bCs/>
          <w:sz w:val="32"/>
          <w:szCs w:val="32"/>
        </w:rPr>
      </w:pPr>
      <w:r>
        <w:rPr>
          <w:rFonts w:hint="eastAsia" w:ascii="楷体_GB2312" w:hAnsi="楷体_GB2312" w:eastAsia="楷体_GB2312" w:cs="楷体_GB2312"/>
          <w:bCs/>
          <w:sz w:val="32"/>
          <w:szCs w:val="32"/>
          <w:lang w:eastAsia="zh-CN"/>
        </w:rPr>
        <w:t>（</w:t>
      </w:r>
      <w:r>
        <w:rPr>
          <w:rFonts w:hint="eastAsia" w:ascii="楷体_GB2312" w:hAnsi="楷体_GB2312" w:eastAsia="楷体_GB2312" w:cs="楷体_GB2312"/>
          <w:bCs/>
          <w:sz w:val="32"/>
          <w:szCs w:val="32"/>
          <w:lang w:val="en-US" w:eastAsia="zh-CN"/>
        </w:rPr>
        <w:t>三）</w:t>
      </w:r>
      <w:r>
        <w:rPr>
          <w:rFonts w:hint="eastAsia" w:ascii="楷体_GB2312" w:hAnsi="楷体_GB2312" w:eastAsia="楷体_GB2312" w:cs="楷体_GB2312"/>
          <w:bCs/>
          <w:sz w:val="32"/>
          <w:szCs w:val="32"/>
        </w:rPr>
        <w:t>项目验收</w:t>
      </w:r>
    </w:p>
    <w:p w14:paraId="568CA04D">
      <w:pPr>
        <w:numPr>
          <w:ilvl w:val="-1"/>
          <w:numId w:val="0"/>
        </w:numPr>
        <w:spacing w:line="580" w:lineRule="exact"/>
        <w:ind w:firstLine="0" w:firstLineChars="0"/>
        <w:jc w:val="left"/>
        <w:rPr>
          <w:del w:id="26" w:author="棋卒" w:date="2026-09-04T01:12:22Z"/>
          <w:rFonts w:hint="eastAsia" w:ascii="仿宋_GB2312" w:hAnsi="仿宋_GB2312" w:eastAsia="仿宋_GB2312" w:cs="仿宋_GB2312"/>
          <w:sz w:val="32"/>
          <w:szCs w:val="32"/>
          <w:lang w:val="en-US" w:eastAsia="zh-CN"/>
        </w:rPr>
        <w:pPrChange w:id="25" w:author="棋卒" w:date="2026-09-04T01:12:25Z">
          <w:pPr>
            <w:numPr>
              <w:ilvl w:val="-1"/>
              <w:numId w:val="0"/>
            </w:numPr>
            <w:spacing w:line="580" w:lineRule="exact"/>
            <w:ind w:firstLine="640" w:firstLineChars="200"/>
            <w:jc w:val="left"/>
          </w:pPr>
        </w:pPrChange>
      </w:pPr>
      <w:del w:id="27" w:author="棋卒" w:date="2026-09-04T01:12:25Z">
        <w:r>
          <w:rPr>
            <w:rFonts w:hint="eastAsia" w:ascii="仿宋_GB2312" w:hAnsi="仿宋_GB2312" w:eastAsia="仿宋_GB2312" w:cs="仿宋_GB2312"/>
            <w:sz w:val="32"/>
            <w:szCs w:val="32"/>
            <w:lang w:val="en-US" w:eastAsia="zh-CN"/>
          </w:rPr>
          <w:delText>项目</w:delText>
        </w:r>
      </w:del>
      <w:del w:id="28" w:author="棋卒" w:date="2026-09-04T01:12:24Z">
        <w:r>
          <w:rPr>
            <w:rFonts w:hint="eastAsia" w:ascii="仿宋_GB2312" w:hAnsi="仿宋_GB2312" w:eastAsia="仿宋_GB2312" w:cs="仿宋_GB2312"/>
            <w:sz w:val="32"/>
            <w:szCs w:val="32"/>
            <w:lang w:val="en-US" w:eastAsia="zh-CN"/>
          </w:rPr>
          <w:delText>验收阶段的工作流程如下图所</w:delText>
        </w:r>
      </w:del>
      <w:del w:id="29" w:author="棋卒" w:date="2026-09-04T01:12:23Z">
        <w:r>
          <w:rPr>
            <w:rFonts w:hint="eastAsia" w:ascii="仿宋_GB2312" w:hAnsi="仿宋_GB2312" w:eastAsia="仿宋_GB2312" w:cs="仿宋_GB2312"/>
            <w:sz w:val="32"/>
            <w:szCs w:val="32"/>
            <w:lang w:val="en-US" w:eastAsia="zh-CN"/>
          </w:rPr>
          <w:delText>示：</w:delText>
        </w:r>
      </w:del>
    </w:p>
    <w:p w14:paraId="568CA04D">
      <w:pPr>
        <w:numPr>
          <w:ilvl w:val="-1"/>
          <w:numId w:val="0"/>
        </w:numPr>
        <w:spacing w:line="580" w:lineRule="exact"/>
        <w:ind w:firstLine="0" w:firstLineChars="0"/>
        <w:jc w:val="left"/>
        <w:rPr>
          <w:del w:id="31" w:author="棋卒" w:date="2026-09-04T01:12:25Z"/>
          <w:rFonts w:hint="default" w:ascii="仿宋_GB2312" w:hAnsi="仿宋_GB2312" w:eastAsia="仿宋_GB2312" w:cs="仿宋_GB2312"/>
          <w:sz w:val="32"/>
          <w:szCs w:val="32"/>
          <w:lang w:val="en-US" w:eastAsia="zh-CN"/>
        </w:rPr>
        <w:pPrChange w:id="30" w:author="棋卒" w:date="2026-09-04T01:12:25Z">
          <w:pPr>
            <w:numPr>
              <w:ilvl w:val="-1"/>
              <w:numId w:val="0"/>
            </w:numPr>
            <w:spacing w:line="580" w:lineRule="exact"/>
            <w:ind w:firstLine="0" w:firstLineChars="0"/>
            <w:jc w:val="left"/>
          </w:pPr>
        </w:pPrChange>
      </w:pPr>
      <w:del w:id="32" w:author="棋卒" w:date="2026-09-04T01:12:19Z">
        <w:r>
          <w:rPr/>
          <w:drawing>
            <wp:anchor distT="0" distB="0" distL="114300" distR="114300" simplePos="0" relativeHeight="251666432" behindDoc="0" locked="0" layoutInCell="1" allowOverlap="1">
              <wp:simplePos x="0" y="0"/>
              <wp:positionH relativeFrom="column">
                <wp:posOffset>1245235</wp:posOffset>
              </wp:positionH>
              <wp:positionV relativeFrom="paragraph">
                <wp:posOffset>-4465320</wp:posOffset>
              </wp:positionV>
              <wp:extent cx="3343275" cy="8857615"/>
              <wp:effectExtent l="0" t="0" r="9525" b="6985"/>
              <wp:wrapTopAndBottom/>
              <wp:docPr id="34" name="图片 34" descr="d21be2bc099e923306e401e7aa1cc3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d21be2bc099e923306e401e7aa1cc3f9"/>
                      <pic:cNvPicPr>
                        <a:picLocks noChangeAspect="1"/>
                      </pic:cNvPicPr>
                    </pic:nvPicPr>
                    <pic:blipFill>
                      <a:blip r:embed="rId22"/>
                      <a:stretch>
                        <a:fillRect/>
                      </a:stretch>
                    </pic:blipFill>
                    <pic:spPr>
                      <a:xfrm>
                        <a:off x="0" y="0"/>
                        <a:ext cx="3343275" cy="8857615"/>
                      </a:xfrm>
                      <a:prstGeom prst="rect">
                        <a:avLst/>
                      </a:prstGeom>
                    </pic:spPr>
                  </pic:pic>
                </a:graphicData>
              </a:graphic>
            </wp:anchor>
          </w:drawing>
        </w:r>
      </w:del>
    </w:p>
    <w:p w14:paraId="568CA04D">
      <w:pPr>
        <w:numPr>
          <w:numId w:val="0"/>
        </w:numPr>
        <w:spacing w:line="580" w:lineRule="exact"/>
        <w:ind w:firstLine="0" w:firstLineChars="0"/>
        <w:jc w:val="left"/>
        <w:rPr>
          <w:del w:id="35" w:author="棋卒" w:date="2026-09-04T01:12:26Z"/>
          <w:rFonts w:hint="eastAsia" w:ascii="仿宋_GB2312" w:hAnsi="仿宋_GB2312" w:eastAsia="仿宋_GB2312" w:cs="仿宋_GB2312"/>
          <w:sz w:val="32"/>
          <w:szCs w:val="32"/>
        </w:rPr>
        <w:pPrChange w:id="34" w:author="棋卒" w:date="2026-09-04T01:12:25Z">
          <w:pPr>
            <w:spacing w:line="580" w:lineRule="exact"/>
            <w:ind w:firstLine="0" w:firstLineChars="0"/>
            <w:jc w:val="left"/>
          </w:pPr>
        </w:pPrChange>
      </w:pPr>
    </w:p>
    <w:p w14:paraId="437F7D99">
      <w:pPr>
        <w:spacing w:line="580" w:lineRule="exact"/>
        <w:ind w:firstLine="0" w:firstLineChars="0"/>
        <w:jc w:val="left"/>
        <w:rPr>
          <w:rFonts w:hint="eastAsia" w:ascii="仿宋_GB2312" w:hAnsi="仿宋_GB2312" w:eastAsia="仿宋_GB2312" w:cs="仿宋_GB2312"/>
          <w:sz w:val="32"/>
          <w:szCs w:val="32"/>
        </w:rPr>
      </w:pPr>
      <w:bookmarkStart w:id="32" w:name="_GoBack"/>
      <w:bookmarkEnd w:id="32"/>
      <w:r>
        <w:rPr>
          <w:rFonts w:hint="eastAsia" w:ascii="仿宋_GB2312" w:hAnsi="仿宋_GB2312" w:eastAsia="仿宋_GB2312" w:cs="仿宋_GB2312"/>
          <w:sz w:val="32"/>
          <w:szCs w:val="32"/>
        </w:rPr>
        <w:t>项目验收阶段包含项目验收、项目成果、协作单位评价三部分。</w:t>
      </w:r>
    </w:p>
    <w:tbl>
      <w:tblPr>
        <w:tblStyle w:val="8"/>
        <w:tblW w:w="8816"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266"/>
        <w:gridCol w:w="5825"/>
        <w:gridCol w:w="1725"/>
      </w:tblGrid>
      <w:tr w14:paraId="310B94D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266"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top"/>
          </w:tcPr>
          <w:p w14:paraId="310B47AD">
            <w:pPr>
              <w:spacing w:line="360" w:lineRule="exact"/>
              <w:jc w:val="center"/>
              <w:rPr>
                <w:rFonts w:hint="eastAsia" w:ascii="黑体" w:hAnsi="黑体" w:eastAsia="黑体" w:cs="黑体"/>
                <w:sz w:val="24"/>
                <w:szCs w:val="24"/>
              </w:rPr>
            </w:pPr>
            <w:bookmarkStart w:id="29" w:name="OLE_LINK14"/>
            <w:r>
              <w:rPr>
                <w:rFonts w:hint="eastAsia" w:ascii="黑体" w:hAnsi="黑体" w:eastAsia="黑体" w:cs="黑体"/>
                <w:sz w:val="24"/>
                <w:szCs w:val="24"/>
              </w:rPr>
              <w:t>模块</w:t>
            </w:r>
          </w:p>
        </w:tc>
        <w:tc>
          <w:tcPr>
            <w:tcW w:w="5825"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top"/>
          </w:tcPr>
          <w:p w14:paraId="3D69D8DD">
            <w:pPr>
              <w:spacing w:line="360" w:lineRule="exact"/>
              <w:jc w:val="center"/>
              <w:rPr>
                <w:rFonts w:hint="eastAsia" w:ascii="黑体" w:hAnsi="黑体" w:eastAsia="黑体" w:cs="黑体"/>
                <w:sz w:val="24"/>
                <w:szCs w:val="24"/>
              </w:rPr>
            </w:pPr>
            <w:r>
              <w:rPr>
                <w:rFonts w:hint="eastAsia" w:ascii="黑体" w:hAnsi="黑体" w:eastAsia="黑体" w:cs="黑体"/>
                <w:sz w:val="24"/>
                <w:szCs w:val="24"/>
              </w:rPr>
              <w:t>说明</w:t>
            </w:r>
          </w:p>
        </w:tc>
        <w:tc>
          <w:tcPr>
            <w:tcW w:w="1725"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top"/>
          </w:tcPr>
          <w:p w14:paraId="4AC5D4A1">
            <w:pPr>
              <w:spacing w:line="360" w:lineRule="exact"/>
              <w:jc w:val="center"/>
              <w:rPr>
                <w:rFonts w:ascii="黑体" w:hAnsi="黑体" w:eastAsia="黑体" w:cs="黑体"/>
                <w:sz w:val="24"/>
                <w:szCs w:val="24"/>
              </w:rPr>
            </w:pPr>
            <w:r>
              <w:rPr>
                <w:rFonts w:hint="eastAsia" w:ascii="黑体" w:hAnsi="黑体" w:eastAsia="黑体" w:cs="黑体"/>
                <w:sz w:val="24"/>
                <w:szCs w:val="24"/>
              </w:rPr>
              <w:t>审批流</w:t>
            </w:r>
          </w:p>
        </w:tc>
      </w:tr>
      <w:tr w14:paraId="1F18B5E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66"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68240152">
            <w:pPr>
              <w:spacing w:line="360" w:lineRule="exact"/>
              <w:jc w:val="cente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项目验收</w:t>
            </w:r>
          </w:p>
        </w:tc>
        <w:tc>
          <w:tcPr>
            <w:tcW w:w="5825"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4AB208BB">
            <w:pPr>
              <w:spacing w:line="360" w:lineRule="exact"/>
              <w:jc w:val="left"/>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该模块为发起验收和上传佐证材料、评审结论的入口</w:t>
            </w:r>
          </w:p>
          <w:p w14:paraId="0C88CBF5">
            <w:pPr>
              <w:spacing w:line="360" w:lineRule="exact"/>
              <w:jc w:val="left"/>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1. 发起前置约束：系统强制校验前置条件，需全部里程碑闭环、外协交付物验收合格、节点经费匹配核销完毕，不满足则无法提交验收申请；</w:t>
            </w:r>
          </w:p>
          <w:p w14:paraId="07A852C0">
            <w:pPr>
              <w:spacing w:line="360" w:lineRule="exact"/>
              <w:jc w:val="left"/>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2. 表单智能分级锁定：根据项目来源自动匹配验收表单层级：国家级 MJKY 专项开放单位、公司、国家三级附件栏；地方专项开放单位、属地主管部门两级栏目；公司自研仅开放单位、公司两级；非对应层级页面锁定不可编辑；</w:t>
            </w:r>
          </w:p>
          <w:p w14:paraId="6AB61395">
            <w:pPr>
              <w:spacing w:line="360" w:lineRule="exact"/>
              <w:jc w:val="left"/>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3.根据项目渠道成套上传验收所需材料，验收办结后系统开启 30 天倒计时，提醒开展参研单位评价；外协单位评价计时起点为外协合同验收完成时间；</w:t>
            </w:r>
          </w:p>
        </w:tc>
        <w:tc>
          <w:tcPr>
            <w:tcW w:w="1725"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4A15177D">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lang w:val="en-US" w:eastAsia="zh-CN"/>
              </w:rPr>
              <w:t>公司级评审由</w:t>
            </w:r>
            <w:r>
              <w:rPr>
                <w:rFonts w:ascii="仿宋_GB2312" w:hAnsi="仿宋_GB2312" w:eastAsia="仿宋_GB2312" w:cs="仿宋_GB2312"/>
                <w:sz w:val="24"/>
                <w:szCs w:val="24"/>
              </w:rPr>
              <w:t>项目团队</w:t>
            </w:r>
            <w:r>
              <w:rPr>
                <w:rFonts w:hint="eastAsia" w:ascii="仿宋_GB2312" w:hAnsi="仿宋_GB2312" w:eastAsia="仿宋_GB2312" w:cs="仿宋_GB2312"/>
                <w:sz w:val="24"/>
                <w:szCs w:val="24"/>
              </w:rPr>
              <w:t>→二级单位管理团队初审，核查材料完整性、内部预验收落实情况，可驳回整改→总部管理团队终审；国家级 / MJKY 重大项目增加责任总师技术复核环节</w:t>
            </w:r>
          </w:p>
        </w:tc>
      </w:tr>
      <w:tr w14:paraId="65C3830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66"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54A2DD61">
            <w:pPr>
              <w:spacing w:line="360" w:lineRule="exact"/>
              <w:jc w:val="center"/>
              <w:rPr>
                <w:rFonts w:hint="eastAsia" w:ascii="仿宋_GB2312" w:hAnsi="仿宋_GB2312" w:eastAsia="仿宋_GB2312" w:cs="仿宋_GB2312"/>
                <w:sz w:val="24"/>
                <w:szCs w:val="24"/>
              </w:rPr>
            </w:pPr>
            <w:r>
              <w:rPr>
                <w:rFonts w:hint="eastAsia" w:ascii="仿宋_GB2312" w:hAnsi="仿宋_GB2312" w:eastAsia="仿宋_GB2312" w:cs="仿宋_GB2312"/>
                <w:sz w:val="24"/>
                <w:szCs w:val="24"/>
                <w:lang w:val="en-US" w:eastAsia="zh-CN"/>
              </w:rPr>
              <w:t>交付物</w:t>
            </w:r>
          </w:p>
        </w:tc>
        <w:tc>
          <w:tcPr>
            <w:tcW w:w="5825"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44B3BF1D">
            <w:pPr>
              <w:spacing w:line="360" w:lineRule="exact"/>
              <w:jc w:val="left"/>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交付物为项目任务书约定的全部考核成果项，是科研项目核心产出的归集载体，全量纳入科研项目 “一本账” 管理，支撑成果分类统计与成果转化联动管控。具体规则如下：</w:t>
            </w:r>
          </w:p>
          <w:p w14:paraId="08E2CAA6">
            <w:pPr>
              <w:spacing w:line="360" w:lineRule="exact"/>
              <w:jc w:val="left"/>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val="en-US" w:eastAsia="zh-CN"/>
              </w:rPr>
              <w:t>1.</w:t>
            </w:r>
            <w:r>
              <w:rPr>
                <w:rFonts w:hint="eastAsia" w:ascii="仿宋_GB2312" w:hAnsi="仿宋_GB2312" w:eastAsia="仿宋_GB2312" w:cs="仿宋_GB2312"/>
                <w:sz w:val="24"/>
                <w:szCs w:val="24"/>
              </w:rPr>
              <w:t>由项目团队按任务书约定逐项填报，一行对应一项交付物，确保与立项考核指标一一对应；项目验收办结后，交付物数据自动同步至项目台账与可视化看板，无需重复填报</w:t>
            </w:r>
            <w:r>
              <w:rPr>
                <w:rFonts w:hint="eastAsia" w:ascii="仿宋_GB2312" w:hAnsi="仿宋_GB2312" w:eastAsia="仿宋_GB2312" w:cs="仿宋_GB2312"/>
                <w:sz w:val="24"/>
                <w:szCs w:val="24"/>
                <w:lang w:eastAsia="zh-CN"/>
              </w:rPr>
              <w:t>；</w:t>
            </w:r>
          </w:p>
          <w:p w14:paraId="7B6376A6">
            <w:pPr>
              <w:spacing w:line="360" w:lineRule="exact"/>
              <w:jc w:val="left"/>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val="en-US" w:eastAsia="zh-CN"/>
              </w:rPr>
              <w:t>2.</w:t>
            </w:r>
            <w:r>
              <w:rPr>
                <w:rFonts w:hint="eastAsia" w:ascii="仿宋_GB2312" w:hAnsi="仿宋_GB2312" w:eastAsia="仿宋_GB2312" w:cs="仿宋_GB2312"/>
                <w:sz w:val="24"/>
                <w:szCs w:val="24"/>
              </w:rPr>
              <w:t>交付物类型执行全局统一数据字典，由总部科技部统一维护，保障全公司成果统计口径一致</w:t>
            </w:r>
            <w:r>
              <w:rPr>
                <w:rFonts w:hint="eastAsia" w:ascii="仿宋_GB2312" w:hAnsi="仿宋_GB2312" w:eastAsia="仿宋_GB2312" w:cs="仿宋_GB2312"/>
                <w:sz w:val="24"/>
                <w:szCs w:val="24"/>
                <w:lang w:eastAsia="zh-CN"/>
              </w:rPr>
              <w:t>；</w:t>
            </w:r>
          </w:p>
          <w:p w14:paraId="1AB8FAD8">
            <w:pPr>
              <w:spacing w:line="360" w:lineRule="exact"/>
              <w:jc w:val="left"/>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val="en-US" w:eastAsia="zh-CN"/>
              </w:rPr>
              <w:t>3.</w:t>
            </w:r>
            <w:r>
              <w:rPr>
                <w:rFonts w:hint="eastAsia" w:ascii="仿宋_GB2312" w:hAnsi="仿宋_GB2312" w:eastAsia="仿宋_GB2312" w:cs="仿宋_GB2312"/>
                <w:sz w:val="24"/>
                <w:szCs w:val="24"/>
              </w:rPr>
              <w:t>设置验收前置校验规则：项目全部核心交付物需更新为「已交付」状态，方可提交项目验收申请</w:t>
            </w:r>
            <w:r>
              <w:rPr>
                <w:rFonts w:hint="eastAsia" w:ascii="仿宋_GB2312" w:hAnsi="仿宋_GB2312" w:eastAsia="仿宋_GB2312" w:cs="仿宋_GB2312"/>
                <w:sz w:val="24"/>
                <w:szCs w:val="24"/>
                <w:lang w:eastAsia="zh-CN"/>
              </w:rPr>
              <w:t>；</w:t>
            </w:r>
          </w:p>
          <w:p w14:paraId="5574798A">
            <w:pPr>
              <w:spacing w:line="360" w:lineRule="exact"/>
              <w:jc w:val="left"/>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val="en-US" w:eastAsia="zh-CN"/>
              </w:rPr>
              <w:t>4.</w:t>
            </w:r>
            <w:r>
              <w:rPr>
                <w:rFonts w:hint="eastAsia" w:ascii="仿宋_GB2312" w:hAnsi="仿宋_GB2312" w:eastAsia="仿宋_GB2312" w:cs="仿宋_GB2312"/>
                <w:sz w:val="24"/>
                <w:szCs w:val="24"/>
              </w:rPr>
              <w:t>支持与成果转化模块联动：交付物可通过「对应成果编号」绑定，支持多项关联交付物打包对应一项成果转化动作；成果转化进展数据同步回显至交付物台账，实现成果从产生到转化的全链路可追溯</w:t>
            </w:r>
            <w:r>
              <w:rPr>
                <w:rFonts w:hint="eastAsia" w:ascii="仿宋_GB2312" w:hAnsi="仿宋_GB2312" w:eastAsia="仿宋_GB2312" w:cs="仿宋_GB2312"/>
                <w:sz w:val="24"/>
                <w:szCs w:val="24"/>
                <w:lang w:eastAsia="zh-CN"/>
              </w:rPr>
              <w:t>；</w:t>
            </w:r>
          </w:p>
          <w:p w14:paraId="4CB52969">
            <w:pPr>
              <w:spacing w:line="360" w:lineRule="exact"/>
              <w:jc w:val="left"/>
              <w:rPr>
                <w:rFonts w:hint="eastAsia" w:ascii="仿宋_GB2312" w:hAnsi="仿宋_GB2312" w:eastAsia="仿宋_GB2312" w:cs="仿宋_GB2312"/>
                <w:sz w:val="24"/>
                <w:szCs w:val="24"/>
              </w:rPr>
            </w:pPr>
            <w:r>
              <w:rPr>
                <w:rFonts w:hint="eastAsia" w:ascii="仿宋_GB2312" w:hAnsi="仿宋_GB2312" w:eastAsia="仿宋_GB2312" w:cs="仿宋_GB2312"/>
                <w:sz w:val="24"/>
                <w:szCs w:val="24"/>
                <w:lang w:val="en-US" w:eastAsia="zh-CN"/>
              </w:rPr>
              <w:t>5.</w:t>
            </w:r>
            <w:r>
              <w:rPr>
                <w:rFonts w:hint="eastAsia" w:ascii="仿宋_GB2312" w:hAnsi="仿宋_GB2312" w:eastAsia="仿宋_GB2312" w:cs="仿宋_GB2312"/>
                <w:sz w:val="24"/>
                <w:szCs w:val="24"/>
              </w:rPr>
              <w:t>交付物状态同步匹配全局四色预警规则，逾期未交付自动触发预警推送至项目团队与对应管理团队</w:t>
            </w:r>
          </w:p>
        </w:tc>
        <w:tc>
          <w:tcPr>
            <w:tcW w:w="1725"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44FDA585">
            <w:pPr>
              <w:spacing w:line="360" w:lineRule="exact"/>
              <w:jc w:val="left"/>
              <w:rPr>
                <w:rFonts w:hint="eastAsia" w:ascii="仿宋_GB2312" w:hAnsi="仿宋_GB2312" w:eastAsia="仿宋_GB2312" w:cs="仿宋_GB2312"/>
                <w:sz w:val="24"/>
                <w:szCs w:val="24"/>
              </w:rPr>
            </w:pPr>
            <w:r>
              <w:rPr>
                <w:rFonts w:ascii="仿宋_GB2312" w:hAnsi="仿宋_GB2312" w:eastAsia="仿宋_GB2312" w:cs="仿宋_GB2312"/>
                <w:sz w:val="24"/>
                <w:szCs w:val="24"/>
              </w:rPr>
              <w:t>项目团队</w:t>
            </w:r>
            <w:r>
              <w:rPr>
                <w:rFonts w:hint="eastAsia" w:ascii="仿宋_GB2312" w:hAnsi="仿宋_GB2312" w:eastAsia="仿宋_GB2312" w:cs="仿宋_GB2312"/>
                <w:sz w:val="24"/>
                <w:szCs w:val="24"/>
              </w:rPr>
              <w:t>→二级单位管理团队→总部管理团队</w:t>
            </w:r>
          </w:p>
        </w:tc>
      </w:tr>
      <w:tr w14:paraId="055AB79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66"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00C23B8C">
            <w:pPr>
              <w:spacing w:line="3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协作单位评价</w:t>
            </w:r>
          </w:p>
        </w:tc>
        <w:tc>
          <w:tcPr>
            <w:tcW w:w="5825"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1523C70D">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rPr>
              <w:t>1</w:t>
            </w:r>
            <w:r>
              <w:rPr>
                <w:rFonts w:ascii="仿宋_GB2312" w:hAnsi="仿宋_GB2312" w:eastAsia="仿宋_GB2312" w:cs="仿宋_GB2312"/>
                <w:sz w:val="24"/>
                <w:szCs w:val="24"/>
              </w:rPr>
              <w:t>.</w:t>
            </w:r>
            <w:r>
              <w:rPr>
                <w:rFonts w:hint="eastAsia" w:ascii="仿宋_GB2312" w:hAnsi="仿宋_GB2312" w:eastAsia="仿宋_GB2312" w:cs="仿宋_GB2312"/>
                <w:sz w:val="24"/>
                <w:szCs w:val="24"/>
              </w:rPr>
              <w:t>协作单位分为参研单位和外协单位。合同签订后，即可办理协作项目信息入库，如已入库，不必重复办理</w:t>
            </w:r>
          </w:p>
          <w:p w14:paraId="1F11DACA">
            <w:pPr>
              <w:spacing w:line="360" w:lineRule="exact"/>
              <w:jc w:val="left"/>
              <w:rPr>
                <w:rFonts w:ascii="仿宋_GB2312" w:hAnsi="仿宋_GB2312" w:eastAsia="仿宋_GB2312" w:cs="仿宋_GB2312"/>
                <w:sz w:val="24"/>
                <w:szCs w:val="24"/>
              </w:rPr>
            </w:pPr>
            <w:r>
              <w:rPr>
                <w:rFonts w:ascii="仿宋_GB2312" w:hAnsi="仿宋_GB2312" w:eastAsia="仿宋_GB2312" w:cs="仿宋_GB2312"/>
                <w:sz w:val="24"/>
                <w:szCs w:val="24"/>
              </w:rPr>
              <w:t>2.</w:t>
            </w:r>
            <w:r>
              <w:rPr>
                <w:rFonts w:hint="eastAsia" w:ascii="仿宋_GB2312" w:hAnsi="仿宋_GB2312" w:eastAsia="仿宋_GB2312" w:cs="仿宋_GB2312"/>
                <w:sz w:val="24"/>
                <w:szCs w:val="24"/>
              </w:rPr>
              <w:t>针对参研单位，自项目验收完成后30日内，完成评价；针对外协单位，自外协合同验收后3</w:t>
            </w:r>
            <w:r>
              <w:rPr>
                <w:rFonts w:ascii="仿宋_GB2312" w:hAnsi="仿宋_GB2312" w:eastAsia="仿宋_GB2312" w:cs="仿宋_GB2312"/>
                <w:sz w:val="24"/>
                <w:szCs w:val="24"/>
              </w:rPr>
              <w:t>0</w:t>
            </w:r>
            <w:r>
              <w:rPr>
                <w:rFonts w:hint="eastAsia" w:ascii="仿宋_GB2312" w:hAnsi="仿宋_GB2312" w:eastAsia="仿宋_GB2312" w:cs="仿宋_GB2312"/>
                <w:sz w:val="24"/>
                <w:szCs w:val="24"/>
              </w:rPr>
              <w:t>日内，完成评价。</w:t>
            </w:r>
          </w:p>
          <w:p w14:paraId="644108E3">
            <w:pPr>
              <w:spacing w:line="360" w:lineRule="exact"/>
              <w:jc w:val="left"/>
              <w:rPr>
                <w:rFonts w:hint="eastAsia" w:ascii="仿宋_GB2312" w:hAnsi="仿宋_GB2312" w:eastAsia="仿宋_GB2312" w:cs="仿宋_GB2312"/>
                <w:sz w:val="24"/>
                <w:szCs w:val="24"/>
              </w:rPr>
            </w:pPr>
            <w:r>
              <w:rPr>
                <w:rFonts w:ascii="仿宋_GB2312" w:hAnsi="仿宋_GB2312" w:eastAsia="仿宋_GB2312" w:cs="仿宋_GB2312"/>
                <w:sz w:val="24"/>
                <w:szCs w:val="24"/>
              </w:rPr>
              <w:t>3.</w:t>
            </w:r>
            <w:r>
              <w:rPr>
                <w:rFonts w:hint="eastAsia" w:ascii="仿宋_GB2312" w:hAnsi="仿宋_GB2312" w:eastAsia="仿宋_GB2312" w:cs="仿宋_GB2312"/>
                <w:sz w:val="24"/>
                <w:szCs w:val="24"/>
              </w:rPr>
              <w:t>具体由项目团队填报协作单位（参研单位）基础信息；各单位组织项目团队、管理团队从技术能力、交付质量、进度履约、服务配合、合规性5个维度进行量化评分，上传评价报告及佐证材料;评价结果分为优秀（≥90 分）、合格（60-89 分）、不合格（&lt;60 分），不合格单位纳入黑名单（需要有明确佐证材料并按程序协调本单位法律部门纳入黑名单）</w:t>
            </w:r>
          </w:p>
        </w:tc>
        <w:tc>
          <w:tcPr>
            <w:tcW w:w="1725"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6A251D57">
            <w:pPr>
              <w:spacing w:line="360" w:lineRule="exact"/>
              <w:jc w:val="left"/>
              <w:rPr>
                <w:rFonts w:hint="eastAsia" w:ascii="仿宋_GB2312" w:hAnsi="仿宋_GB2312" w:eastAsia="仿宋_GB2312" w:cs="仿宋_GB2312"/>
                <w:sz w:val="24"/>
                <w:szCs w:val="24"/>
              </w:rPr>
            </w:pPr>
            <w:r>
              <w:rPr>
                <w:rFonts w:ascii="仿宋_GB2312" w:hAnsi="仿宋_GB2312" w:eastAsia="仿宋_GB2312" w:cs="仿宋_GB2312"/>
                <w:sz w:val="24"/>
                <w:szCs w:val="24"/>
              </w:rPr>
              <w:t>项目团队</w:t>
            </w:r>
            <w:r>
              <w:rPr>
                <w:rFonts w:hint="eastAsia" w:ascii="仿宋_GB2312" w:hAnsi="仿宋_GB2312" w:eastAsia="仿宋_GB2312" w:cs="仿宋_GB2312"/>
                <w:sz w:val="24"/>
                <w:szCs w:val="24"/>
              </w:rPr>
              <w:t>→二级单位管理团队→总部管理团队</w:t>
            </w:r>
          </w:p>
        </w:tc>
      </w:tr>
      <w:bookmarkEnd w:id="29"/>
    </w:tbl>
    <w:p w14:paraId="681ACC10">
      <w:pPr>
        <w:rPr>
          <w:rFonts w:hint="eastAsia" w:ascii="楷体_GB2312" w:hAnsi="楷体_GB2312" w:eastAsia="楷体_GB2312" w:cs="楷体_GB2312"/>
          <w:bCs/>
          <w:sz w:val="32"/>
          <w:szCs w:val="32"/>
          <w:lang w:eastAsia="zh-CN"/>
        </w:rPr>
      </w:pPr>
      <w:bookmarkStart w:id="30" w:name="OLE_LINK16"/>
      <w:r>
        <w:rPr>
          <w:rFonts w:hint="eastAsia" w:ascii="楷体_GB2312" w:hAnsi="楷体_GB2312" w:eastAsia="楷体_GB2312" w:cs="楷体_GB2312"/>
          <w:bCs/>
          <w:sz w:val="32"/>
          <w:szCs w:val="32"/>
          <w:lang w:eastAsia="zh-CN"/>
        </w:rPr>
        <w:br w:type="page"/>
      </w:r>
    </w:p>
    <w:p w14:paraId="5A4993D3">
      <w:pPr>
        <w:spacing w:line="560" w:lineRule="exact"/>
        <w:ind w:firstLine="640" w:firstLineChars="200"/>
        <w:jc w:val="left"/>
        <w:outlineLvl w:val="1"/>
        <w:rPr>
          <w:rFonts w:hint="default" w:ascii="楷体_GB2312" w:hAnsi="楷体_GB2312" w:eastAsia="楷体_GB2312" w:cs="楷体_GB2312"/>
          <w:bCs/>
          <w:sz w:val="32"/>
          <w:szCs w:val="32"/>
          <w:lang w:val="en-US" w:eastAsia="zh-CN"/>
        </w:rPr>
      </w:pPr>
      <w:r>
        <w:rPr>
          <w:rFonts w:hint="eastAsia" w:ascii="楷体_GB2312" w:hAnsi="楷体_GB2312" w:eastAsia="楷体_GB2312" w:cs="楷体_GB2312"/>
          <w:bCs/>
          <w:sz w:val="32"/>
          <w:szCs w:val="32"/>
          <w:lang w:eastAsia="zh-CN"/>
        </w:rPr>
        <w:t>（</w:t>
      </w:r>
      <w:r>
        <w:rPr>
          <w:rFonts w:hint="eastAsia" w:ascii="楷体_GB2312" w:hAnsi="楷体_GB2312" w:eastAsia="楷体_GB2312" w:cs="楷体_GB2312"/>
          <w:bCs/>
          <w:sz w:val="32"/>
          <w:szCs w:val="32"/>
          <w:lang w:val="en-US" w:eastAsia="zh-CN"/>
        </w:rPr>
        <w:t>四）成果转化</w:t>
      </w:r>
      <w:bookmarkEnd w:id="30"/>
    </w:p>
    <w:p w14:paraId="2549AF6E">
      <w:pPr>
        <w:spacing w:line="580" w:lineRule="exact"/>
        <w:ind w:firstLine="420" w:firstLineChars="200"/>
        <w:jc w:val="left"/>
        <w:outlineLvl w:val="9"/>
        <w:rPr>
          <w:rFonts w:hint="eastAsia" w:ascii="仿宋_GB2312" w:hAnsi="仿宋_GB2312" w:eastAsia="仿宋_GB2312" w:cs="仿宋_GB2312"/>
          <w:sz w:val="32"/>
          <w:szCs w:val="32"/>
          <w:lang w:val="en-US" w:eastAsia="zh-CN"/>
        </w:rPr>
      </w:pPr>
      <w:r>
        <w:rPr>
          <w:rFonts w:hint="eastAsia"/>
          <w:lang w:val="en-US" w:eastAsia="zh-CN"/>
        </w:rPr>
        <w:t xml:space="preserve">     </w:t>
      </w:r>
      <w:r>
        <w:rPr>
          <w:rFonts w:hint="eastAsia" w:ascii="仿宋_GB2312" w:hAnsi="仿宋_GB2312" w:eastAsia="仿宋_GB2312" w:cs="仿宋_GB2312"/>
          <w:sz w:val="32"/>
          <w:szCs w:val="32"/>
          <w:lang w:val="en-US" w:eastAsia="zh-CN"/>
        </w:rPr>
        <w:t>成果转化工作流程如图所示：</w:t>
      </w:r>
    </w:p>
    <w:p w14:paraId="0CA1E0EF">
      <w:pPr>
        <w:spacing w:line="580" w:lineRule="exact"/>
        <w:ind w:firstLine="640" w:firstLineChars="200"/>
        <w:jc w:val="left"/>
        <w:outlineLvl w:val="9"/>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drawing>
          <wp:anchor distT="0" distB="0" distL="114300" distR="114300" simplePos="0" relativeHeight="251668480" behindDoc="0" locked="0" layoutInCell="1" allowOverlap="1">
            <wp:simplePos x="0" y="0"/>
            <wp:positionH relativeFrom="column">
              <wp:posOffset>1571625</wp:posOffset>
            </wp:positionH>
            <wp:positionV relativeFrom="paragraph">
              <wp:posOffset>38735</wp:posOffset>
            </wp:positionV>
            <wp:extent cx="2200910" cy="8103235"/>
            <wp:effectExtent l="0" t="0" r="8890" b="2540"/>
            <wp:wrapNone/>
            <wp:docPr id="1" name="图片 1" descr="exported_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xported_image"/>
                    <pic:cNvPicPr>
                      <a:picLocks noChangeAspect="1"/>
                    </pic:cNvPicPr>
                  </pic:nvPicPr>
                  <pic:blipFill>
                    <a:blip r:embed="rId23"/>
                    <a:srcRect t="2664" b="2786"/>
                    <a:stretch>
                      <a:fillRect/>
                    </a:stretch>
                  </pic:blipFill>
                  <pic:spPr>
                    <a:xfrm>
                      <a:off x="0" y="0"/>
                      <a:ext cx="2200910" cy="8103235"/>
                    </a:xfrm>
                    <a:prstGeom prst="rect">
                      <a:avLst/>
                    </a:prstGeom>
                  </pic:spPr>
                </pic:pic>
              </a:graphicData>
            </a:graphic>
          </wp:anchor>
        </w:drawing>
      </w:r>
    </w:p>
    <w:p w14:paraId="2AB275D9">
      <w:pPr>
        <w:spacing w:line="580" w:lineRule="exact"/>
        <w:ind w:firstLine="640" w:firstLineChars="200"/>
        <w:jc w:val="left"/>
        <w:outlineLvl w:val="9"/>
        <w:rPr>
          <w:rFonts w:hint="default" w:ascii="仿宋_GB2312" w:hAnsi="仿宋_GB2312" w:eastAsia="仿宋_GB2312" w:cs="仿宋_GB2312"/>
          <w:sz w:val="32"/>
          <w:szCs w:val="32"/>
          <w:lang w:val="en-US" w:eastAsia="zh-CN"/>
        </w:rPr>
      </w:pPr>
    </w:p>
    <w:p w14:paraId="45863F98">
      <w:pPr>
        <w:spacing w:line="580" w:lineRule="exact"/>
        <w:ind w:firstLine="640" w:firstLineChars="200"/>
        <w:jc w:val="left"/>
        <w:outlineLvl w:val="9"/>
        <w:rPr>
          <w:rFonts w:hint="default" w:ascii="仿宋_GB2312" w:hAnsi="仿宋_GB2312" w:eastAsia="仿宋_GB2312" w:cs="仿宋_GB2312"/>
          <w:sz w:val="32"/>
          <w:szCs w:val="32"/>
          <w:lang w:val="en-US" w:eastAsia="zh-CN"/>
        </w:rPr>
      </w:pPr>
    </w:p>
    <w:p w14:paraId="4576DCDB">
      <w:pPr>
        <w:spacing w:line="580" w:lineRule="exact"/>
        <w:ind w:firstLine="640" w:firstLineChars="200"/>
        <w:jc w:val="left"/>
        <w:outlineLvl w:val="9"/>
        <w:rPr>
          <w:rFonts w:hint="default" w:ascii="仿宋_GB2312" w:hAnsi="仿宋_GB2312" w:eastAsia="仿宋_GB2312" w:cs="仿宋_GB2312"/>
          <w:sz w:val="32"/>
          <w:szCs w:val="32"/>
          <w:lang w:val="en-US" w:eastAsia="zh-CN"/>
        </w:rPr>
      </w:pPr>
    </w:p>
    <w:p w14:paraId="727B8F15">
      <w:pPr>
        <w:spacing w:line="580" w:lineRule="exact"/>
        <w:ind w:firstLine="640" w:firstLineChars="200"/>
        <w:jc w:val="left"/>
        <w:outlineLvl w:val="9"/>
        <w:rPr>
          <w:rFonts w:hint="default" w:ascii="仿宋_GB2312" w:hAnsi="仿宋_GB2312" w:eastAsia="仿宋_GB2312" w:cs="仿宋_GB2312"/>
          <w:sz w:val="32"/>
          <w:szCs w:val="32"/>
          <w:lang w:val="en-US" w:eastAsia="zh-CN"/>
        </w:rPr>
      </w:pPr>
    </w:p>
    <w:p w14:paraId="65E21B45">
      <w:pPr>
        <w:spacing w:line="580" w:lineRule="exact"/>
        <w:ind w:firstLine="640" w:firstLineChars="200"/>
        <w:jc w:val="left"/>
        <w:outlineLvl w:val="9"/>
        <w:rPr>
          <w:rFonts w:hint="default" w:ascii="仿宋_GB2312" w:hAnsi="仿宋_GB2312" w:eastAsia="仿宋_GB2312" w:cs="仿宋_GB2312"/>
          <w:sz w:val="32"/>
          <w:szCs w:val="32"/>
          <w:lang w:val="en-US" w:eastAsia="zh-CN"/>
        </w:rPr>
      </w:pPr>
    </w:p>
    <w:p w14:paraId="7637C2F3">
      <w:pPr>
        <w:spacing w:line="580" w:lineRule="exact"/>
        <w:ind w:firstLine="640" w:firstLineChars="200"/>
        <w:jc w:val="left"/>
        <w:outlineLvl w:val="9"/>
        <w:rPr>
          <w:rFonts w:hint="default" w:ascii="仿宋_GB2312" w:hAnsi="仿宋_GB2312" w:eastAsia="仿宋_GB2312" w:cs="仿宋_GB2312"/>
          <w:sz w:val="32"/>
          <w:szCs w:val="32"/>
          <w:lang w:val="en-US" w:eastAsia="zh-CN"/>
        </w:rPr>
      </w:pPr>
    </w:p>
    <w:p w14:paraId="7157B096">
      <w:pPr>
        <w:spacing w:line="580" w:lineRule="exact"/>
        <w:ind w:firstLine="640" w:firstLineChars="200"/>
        <w:jc w:val="left"/>
        <w:outlineLvl w:val="9"/>
        <w:rPr>
          <w:rFonts w:hint="default" w:ascii="仿宋_GB2312" w:hAnsi="仿宋_GB2312" w:eastAsia="仿宋_GB2312" w:cs="仿宋_GB2312"/>
          <w:sz w:val="32"/>
          <w:szCs w:val="32"/>
          <w:lang w:val="en-US" w:eastAsia="zh-CN"/>
        </w:rPr>
      </w:pPr>
    </w:p>
    <w:p w14:paraId="29A624F2">
      <w:pPr>
        <w:spacing w:line="580" w:lineRule="exact"/>
        <w:ind w:firstLine="640" w:firstLineChars="200"/>
        <w:jc w:val="left"/>
        <w:outlineLvl w:val="9"/>
        <w:rPr>
          <w:rFonts w:hint="default" w:ascii="仿宋_GB2312" w:hAnsi="仿宋_GB2312" w:eastAsia="仿宋_GB2312" w:cs="仿宋_GB2312"/>
          <w:sz w:val="32"/>
          <w:szCs w:val="32"/>
          <w:lang w:val="en-US" w:eastAsia="zh-CN"/>
        </w:rPr>
      </w:pPr>
    </w:p>
    <w:p w14:paraId="1C1A9C86">
      <w:pPr>
        <w:spacing w:line="580" w:lineRule="exact"/>
        <w:ind w:firstLine="640" w:firstLineChars="200"/>
        <w:jc w:val="left"/>
        <w:outlineLvl w:val="9"/>
        <w:rPr>
          <w:rFonts w:hint="default" w:ascii="仿宋_GB2312" w:hAnsi="仿宋_GB2312" w:eastAsia="仿宋_GB2312" w:cs="仿宋_GB2312"/>
          <w:sz w:val="32"/>
          <w:szCs w:val="32"/>
          <w:lang w:val="en-US" w:eastAsia="zh-CN"/>
        </w:rPr>
      </w:pPr>
    </w:p>
    <w:p w14:paraId="4F8D5EC9">
      <w:pPr>
        <w:spacing w:line="580" w:lineRule="exact"/>
        <w:ind w:firstLine="640" w:firstLineChars="200"/>
        <w:jc w:val="left"/>
        <w:outlineLvl w:val="9"/>
        <w:rPr>
          <w:rFonts w:hint="default" w:ascii="仿宋_GB2312" w:hAnsi="仿宋_GB2312" w:eastAsia="仿宋_GB2312" w:cs="仿宋_GB2312"/>
          <w:sz w:val="32"/>
          <w:szCs w:val="32"/>
          <w:lang w:val="en-US" w:eastAsia="zh-CN"/>
        </w:rPr>
      </w:pPr>
    </w:p>
    <w:p w14:paraId="785B2C66">
      <w:pPr>
        <w:spacing w:line="580" w:lineRule="exact"/>
        <w:ind w:firstLine="640" w:firstLineChars="200"/>
        <w:jc w:val="left"/>
        <w:outlineLvl w:val="9"/>
        <w:rPr>
          <w:rFonts w:hint="default" w:ascii="仿宋_GB2312" w:hAnsi="仿宋_GB2312" w:eastAsia="仿宋_GB2312" w:cs="仿宋_GB2312"/>
          <w:sz w:val="32"/>
          <w:szCs w:val="32"/>
          <w:lang w:val="en-US" w:eastAsia="zh-CN"/>
        </w:rPr>
      </w:pPr>
    </w:p>
    <w:p w14:paraId="0CA43FDE">
      <w:pPr>
        <w:spacing w:line="580" w:lineRule="exact"/>
        <w:ind w:firstLine="640" w:firstLineChars="200"/>
        <w:jc w:val="left"/>
        <w:outlineLvl w:val="9"/>
        <w:rPr>
          <w:rFonts w:hint="default" w:ascii="仿宋_GB2312" w:hAnsi="仿宋_GB2312" w:eastAsia="仿宋_GB2312" w:cs="仿宋_GB2312"/>
          <w:sz w:val="32"/>
          <w:szCs w:val="32"/>
          <w:lang w:val="en-US" w:eastAsia="zh-CN"/>
        </w:rPr>
      </w:pPr>
    </w:p>
    <w:p w14:paraId="6F0E71C4">
      <w:pPr>
        <w:spacing w:line="580" w:lineRule="exact"/>
        <w:ind w:firstLine="640" w:firstLineChars="200"/>
        <w:jc w:val="left"/>
        <w:outlineLvl w:val="9"/>
        <w:rPr>
          <w:rFonts w:hint="default" w:ascii="仿宋_GB2312" w:hAnsi="仿宋_GB2312" w:eastAsia="仿宋_GB2312" w:cs="仿宋_GB2312"/>
          <w:sz w:val="32"/>
          <w:szCs w:val="32"/>
          <w:lang w:val="en-US" w:eastAsia="zh-CN"/>
        </w:rPr>
      </w:pPr>
    </w:p>
    <w:p w14:paraId="7B9E07B1">
      <w:pPr>
        <w:spacing w:line="580" w:lineRule="exact"/>
        <w:ind w:firstLine="640" w:firstLineChars="200"/>
        <w:jc w:val="left"/>
        <w:outlineLvl w:val="9"/>
        <w:rPr>
          <w:rFonts w:hint="default" w:ascii="仿宋_GB2312" w:hAnsi="仿宋_GB2312" w:eastAsia="仿宋_GB2312" w:cs="仿宋_GB2312"/>
          <w:sz w:val="32"/>
          <w:szCs w:val="32"/>
          <w:lang w:val="en-US" w:eastAsia="zh-CN"/>
        </w:rPr>
      </w:pPr>
    </w:p>
    <w:p w14:paraId="159016AD">
      <w:pPr>
        <w:spacing w:line="580" w:lineRule="exact"/>
        <w:ind w:firstLine="640" w:firstLineChars="200"/>
        <w:jc w:val="left"/>
        <w:outlineLvl w:val="9"/>
        <w:rPr>
          <w:rFonts w:hint="default" w:ascii="仿宋_GB2312" w:hAnsi="仿宋_GB2312" w:eastAsia="仿宋_GB2312" w:cs="仿宋_GB2312"/>
          <w:sz w:val="32"/>
          <w:szCs w:val="32"/>
          <w:lang w:val="en-US" w:eastAsia="zh-CN"/>
        </w:rPr>
      </w:pPr>
    </w:p>
    <w:p w14:paraId="3FCC1CC8">
      <w:pPr>
        <w:spacing w:line="580" w:lineRule="exact"/>
        <w:ind w:firstLine="640" w:firstLineChars="200"/>
        <w:jc w:val="left"/>
        <w:outlineLvl w:val="9"/>
        <w:rPr>
          <w:rFonts w:hint="default" w:ascii="仿宋_GB2312" w:hAnsi="仿宋_GB2312" w:eastAsia="仿宋_GB2312" w:cs="仿宋_GB2312"/>
          <w:sz w:val="32"/>
          <w:szCs w:val="32"/>
          <w:lang w:val="en-US" w:eastAsia="zh-CN"/>
        </w:rPr>
      </w:pPr>
    </w:p>
    <w:p w14:paraId="34290FE8">
      <w:pPr>
        <w:spacing w:line="580" w:lineRule="exact"/>
        <w:ind w:firstLine="640" w:firstLineChars="200"/>
        <w:jc w:val="left"/>
        <w:outlineLvl w:val="9"/>
        <w:rPr>
          <w:rFonts w:hint="eastAsia" w:ascii="仿宋_GB2312" w:hAnsi="仿宋_GB2312" w:eastAsia="仿宋_GB2312" w:cs="仿宋_GB2312"/>
          <w:bCs w:val="0"/>
          <w:sz w:val="32"/>
          <w:szCs w:val="32"/>
          <w:lang w:eastAsia="zh-CN"/>
        </w:rPr>
      </w:pPr>
    </w:p>
    <w:p w14:paraId="56310F2A">
      <w:pPr>
        <w:spacing w:line="580" w:lineRule="exact"/>
        <w:ind w:firstLine="640" w:firstLineChars="200"/>
        <w:jc w:val="left"/>
        <w:outlineLvl w:val="9"/>
        <w:rPr>
          <w:rFonts w:hint="eastAsia" w:ascii="仿宋_GB2312" w:hAnsi="仿宋_GB2312" w:eastAsia="仿宋_GB2312" w:cs="仿宋_GB2312"/>
          <w:bCs w:val="0"/>
          <w:sz w:val="32"/>
          <w:szCs w:val="32"/>
          <w:lang w:eastAsia="zh-CN"/>
        </w:rPr>
      </w:pPr>
    </w:p>
    <w:p w14:paraId="00874A1F">
      <w:pPr>
        <w:spacing w:line="580" w:lineRule="exact"/>
        <w:ind w:firstLine="640" w:firstLineChars="200"/>
        <w:jc w:val="left"/>
        <w:outlineLvl w:val="9"/>
        <w:rPr>
          <w:rFonts w:hint="eastAsia" w:ascii="仿宋_GB2312" w:hAnsi="仿宋_GB2312" w:eastAsia="仿宋_GB2312" w:cs="仿宋_GB2312"/>
          <w:bCs w:val="0"/>
          <w:sz w:val="32"/>
          <w:szCs w:val="32"/>
          <w:lang w:eastAsia="zh-CN"/>
        </w:rPr>
      </w:pPr>
    </w:p>
    <w:p w14:paraId="30BB4ED1">
      <w:pPr>
        <w:spacing w:line="580" w:lineRule="exact"/>
        <w:ind w:firstLine="640" w:firstLineChars="200"/>
        <w:jc w:val="left"/>
        <w:outlineLvl w:val="9"/>
        <w:rPr>
          <w:rFonts w:hint="eastAsia" w:ascii="仿宋_GB2312" w:hAnsi="仿宋_GB2312" w:eastAsia="仿宋_GB2312" w:cs="仿宋_GB2312"/>
          <w:bCs w:val="0"/>
          <w:sz w:val="32"/>
          <w:szCs w:val="32"/>
          <w:lang w:eastAsia="zh-CN"/>
        </w:rPr>
      </w:pPr>
    </w:p>
    <w:p w14:paraId="6BE52FA6">
      <w:pPr>
        <w:spacing w:line="580" w:lineRule="exact"/>
        <w:ind w:firstLine="640" w:firstLineChars="200"/>
        <w:jc w:val="left"/>
        <w:outlineLvl w:val="9"/>
        <w:rPr>
          <w:rFonts w:hint="eastAsia" w:ascii="仿宋_GB2312" w:hAnsi="仿宋_GB2312" w:eastAsia="仿宋_GB2312" w:cs="仿宋_GB2312"/>
          <w:bCs w:val="0"/>
          <w:sz w:val="32"/>
          <w:szCs w:val="32"/>
          <w:lang w:eastAsia="zh-CN"/>
        </w:rPr>
      </w:pPr>
    </w:p>
    <w:p w14:paraId="4C1CB587">
      <w:pPr>
        <w:spacing w:line="580" w:lineRule="exact"/>
        <w:ind w:firstLine="640" w:firstLineChars="200"/>
        <w:jc w:val="left"/>
        <w:outlineLvl w:val="9"/>
        <w:rPr>
          <w:rFonts w:hint="eastAsia" w:ascii="仿宋_GB2312" w:hAnsi="仿宋_GB2312" w:eastAsia="仿宋_GB2312" w:cs="仿宋_GB2312"/>
          <w:bCs w:val="0"/>
          <w:sz w:val="32"/>
          <w:szCs w:val="32"/>
          <w:lang w:eastAsia="zh-CN"/>
        </w:rPr>
      </w:pPr>
      <w:r>
        <w:rPr>
          <w:rFonts w:hint="eastAsia" w:ascii="仿宋_GB2312" w:hAnsi="仿宋_GB2312" w:eastAsia="仿宋_GB2312" w:cs="仿宋_GB2312"/>
          <w:bCs w:val="0"/>
          <w:sz w:val="32"/>
          <w:szCs w:val="32"/>
          <w:lang w:eastAsia="zh-CN"/>
        </w:rPr>
        <w:t>成果转化模块为科研成果落地的独立统筹管控载体，承接验收阶段交付物数据，匹配公司 “向型号转化、向市场转化” 两大核心转化路径，实行 “成果包” 打包管理模式，全量数据纳入科研项目 “一本账” 管理，支撑总部维度转化成效统计、进度管控与宏观研判。</w:t>
      </w:r>
    </w:p>
    <w:tbl>
      <w:tblPr>
        <w:tblStyle w:val="8"/>
        <w:tblW w:w="8816"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266"/>
        <w:gridCol w:w="5825"/>
        <w:gridCol w:w="1725"/>
      </w:tblGrid>
      <w:tr w14:paraId="6D54E91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66"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top"/>
          </w:tcPr>
          <w:p w14:paraId="69B195B1">
            <w:pPr>
              <w:spacing w:line="360" w:lineRule="exact"/>
              <w:jc w:val="center"/>
              <w:rPr>
                <w:rFonts w:hint="eastAsia" w:ascii="黑体" w:hAnsi="黑体" w:eastAsia="黑体" w:cs="黑体"/>
                <w:sz w:val="24"/>
                <w:szCs w:val="24"/>
              </w:rPr>
            </w:pPr>
            <w:r>
              <w:rPr>
                <w:rFonts w:hint="eastAsia" w:ascii="黑体" w:hAnsi="黑体" w:eastAsia="黑体" w:cs="黑体"/>
                <w:sz w:val="24"/>
                <w:szCs w:val="24"/>
              </w:rPr>
              <w:t>模块</w:t>
            </w:r>
          </w:p>
        </w:tc>
        <w:tc>
          <w:tcPr>
            <w:tcW w:w="5825"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top"/>
          </w:tcPr>
          <w:p w14:paraId="795FC8B0">
            <w:pPr>
              <w:spacing w:line="360" w:lineRule="exact"/>
              <w:jc w:val="center"/>
              <w:rPr>
                <w:rFonts w:hint="eastAsia" w:ascii="黑体" w:hAnsi="黑体" w:eastAsia="黑体" w:cs="黑体"/>
                <w:sz w:val="24"/>
                <w:szCs w:val="24"/>
              </w:rPr>
            </w:pPr>
            <w:r>
              <w:rPr>
                <w:rFonts w:hint="eastAsia" w:ascii="黑体" w:hAnsi="黑体" w:eastAsia="黑体" w:cs="黑体"/>
                <w:sz w:val="24"/>
                <w:szCs w:val="24"/>
              </w:rPr>
              <w:t>说明</w:t>
            </w:r>
          </w:p>
        </w:tc>
        <w:tc>
          <w:tcPr>
            <w:tcW w:w="1725"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top"/>
          </w:tcPr>
          <w:p w14:paraId="5EA9948B">
            <w:pPr>
              <w:spacing w:line="360" w:lineRule="exact"/>
              <w:jc w:val="center"/>
              <w:rPr>
                <w:rFonts w:ascii="黑体" w:hAnsi="黑体" w:eastAsia="黑体" w:cs="黑体"/>
                <w:sz w:val="24"/>
                <w:szCs w:val="24"/>
              </w:rPr>
            </w:pPr>
            <w:r>
              <w:rPr>
                <w:rFonts w:hint="eastAsia" w:ascii="黑体" w:hAnsi="黑体" w:eastAsia="黑体" w:cs="黑体"/>
                <w:sz w:val="24"/>
                <w:szCs w:val="24"/>
              </w:rPr>
              <w:t>审批流</w:t>
            </w:r>
          </w:p>
        </w:tc>
      </w:tr>
      <w:tr w14:paraId="531DF28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66"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2517B9A9">
            <w:pPr>
              <w:spacing w:line="360" w:lineRule="exact"/>
              <w:jc w:val="cente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成果转化台账</w:t>
            </w:r>
          </w:p>
        </w:tc>
        <w:tc>
          <w:tcPr>
            <w:tcW w:w="5825"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43D83C27">
            <w:pPr>
              <w:spacing w:line="360" w:lineRule="exact"/>
              <w:jc w:val="left"/>
              <w:rPr>
                <w:rFonts w:hint="default" w:ascii="仿宋_GB2312" w:hAnsi="仿宋_GB2312" w:eastAsia="仿宋_GB2312" w:cs="仿宋_GB2312"/>
                <w:sz w:val="24"/>
                <w:szCs w:val="24"/>
                <w:lang w:val="en-US" w:eastAsia="zh-CN"/>
              </w:rPr>
            </w:pPr>
            <w:r>
              <w:rPr>
                <w:rFonts w:hint="default" w:ascii="仿宋_GB2312" w:hAnsi="仿宋_GB2312" w:eastAsia="仿宋_GB2312" w:cs="仿宋_GB2312"/>
                <w:sz w:val="24"/>
                <w:szCs w:val="24"/>
                <w:lang w:val="en-US" w:eastAsia="zh-CN"/>
              </w:rPr>
              <w:t>1. 以成果包为最小管理单元，1 个成果包可关联多项交付物，通过「成果编号」与交付物表双向绑定，避免成果重复统计；成果编号由系统自动生成，全局唯一，自动关联所属项目信息。</w:t>
            </w:r>
          </w:p>
          <w:p w14:paraId="5BDE450F">
            <w:pPr>
              <w:spacing w:line="360" w:lineRule="exact"/>
              <w:jc w:val="left"/>
              <w:rPr>
                <w:rFonts w:hint="default" w:ascii="仿宋_GB2312" w:hAnsi="仿宋_GB2312" w:eastAsia="仿宋_GB2312" w:cs="仿宋_GB2312"/>
                <w:sz w:val="24"/>
                <w:szCs w:val="24"/>
                <w:lang w:val="en-US" w:eastAsia="zh-CN"/>
              </w:rPr>
            </w:pPr>
            <w:r>
              <w:rPr>
                <w:rFonts w:hint="default" w:ascii="仿宋_GB2312" w:hAnsi="仿宋_GB2312" w:eastAsia="仿宋_GB2312" w:cs="仿宋_GB2312"/>
                <w:sz w:val="24"/>
                <w:szCs w:val="24"/>
                <w:lang w:val="en-US" w:eastAsia="zh-CN"/>
              </w:rPr>
              <w:t>2. 仅状态为「已交付」的交付物可纳入成果转化包，未交付成果禁止绑定转化台账；成果权属、核心信息自动同步关联交付物数据，无需重复填报。</w:t>
            </w:r>
          </w:p>
          <w:p w14:paraId="7BEE790D">
            <w:pPr>
              <w:spacing w:line="360" w:lineRule="exact"/>
              <w:jc w:val="left"/>
              <w:rPr>
                <w:rFonts w:hint="default" w:ascii="仿宋_GB2312" w:hAnsi="仿宋_GB2312" w:eastAsia="仿宋_GB2312" w:cs="仿宋_GB2312"/>
                <w:sz w:val="24"/>
                <w:szCs w:val="24"/>
                <w:lang w:val="en-US" w:eastAsia="zh-CN"/>
              </w:rPr>
            </w:pPr>
            <w:r>
              <w:rPr>
                <w:rFonts w:hint="default" w:ascii="仿宋_GB2312" w:hAnsi="仿宋_GB2312" w:eastAsia="仿宋_GB2312" w:cs="仿宋_GB2312"/>
                <w:sz w:val="24"/>
                <w:szCs w:val="24"/>
                <w:lang w:val="en-US" w:eastAsia="zh-CN"/>
              </w:rPr>
              <w:t>3. 转化方式、转化形式、转化状态执行全局统一数据字典，由总部科技部统一维护，保障全公司转化统计口径一致。</w:t>
            </w:r>
          </w:p>
          <w:p w14:paraId="2DFC600F">
            <w:pPr>
              <w:spacing w:line="360" w:lineRule="exact"/>
              <w:jc w:val="left"/>
              <w:rPr>
                <w:rFonts w:hint="default" w:ascii="仿宋_GB2312" w:hAnsi="仿宋_GB2312" w:eastAsia="仿宋_GB2312" w:cs="仿宋_GB2312"/>
                <w:sz w:val="24"/>
                <w:szCs w:val="24"/>
                <w:lang w:val="en-US" w:eastAsia="zh-CN"/>
              </w:rPr>
            </w:pPr>
            <w:r>
              <w:rPr>
                <w:rFonts w:hint="default" w:ascii="仿宋_GB2312" w:hAnsi="仿宋_GB2312" w:eastAsia="仿宋_GB2312" w:cs="仿宋_GB2312"/>
                <w:sz w:val="24"/>
                <w:szCs w:val="24"/>
                <w:lang w:val="en-US" w:eastAsia="zh-CN"/>
              </w:rPr>
              <w:t>4. 转化核心信息自动同步至项目台账与可视化看板，转化成效佐证材料可上传归档留存；转化信息更新后自动回写至对应交付物记录，支持从交付物溯源转化进展、从成果包反向追溯成果构成，实现全链路可追溯。</w:t>
            </w:r>
          </w:p>
          <w:p w14:paraId="1AAD206F">
            <w:pPr>
              <w:spacing w:line="360" w:lineRule="exact"/>
              <w:jc w:val="left"/>
              <w:rPr>
                <w:rFonts w:hint="default" w:ascii="仿宋_GB2312" w:hAnsi="仿宋_GB2312" w:eastAsia="仿宋_GB2312" w:cs="仿宋_GB2312"/>
                <w:sz w:val="24"/>
                <w:szCs w:val="24"/>
                <w:lang w:val="en-US" w:eastAsia="zh-CN"/>
              </w:rPr>
            </w:pPr>
            <w:r>
              <w:rPr>
                <w:rFonts w:hint="default" w:ascii="仿宋_GB2312" w:hAnsi="仿宋_GB2312" w:eastAsia="仿宋_GB2312" w:cs="仿宋_GB2312"/>
                <w:sz w:val="24"/>
                <w:szCs w:val="24"/>
                <w:lang w:val="en-US" w:eastAsia="zh-CN"/>
              </w:rPr>
              <w:t>5. 匹配全局预警规则，根据计划转化时间自动触发临期预警与逾期告警，推送至对应责任部门与管理团队。</w:t>
            </w:r>
          </w:p>
        </w:tc>
        <w:tc>
          <w:tcPr>
            <w:tcW w:w="1725" w:type="dxa"/>
            <w:tcBorders>
              <w:top w:val="single" w:color="auto" w:sz="4" w:space="0"/>
              <w:left w:val="single" w:color="auto" w:sz="4" w:space="0"/>
              <w:bottom w:val="single" w:color="auto" w:sz="4" w:space="0"/>
              <w:right w:val="single" w:color="auto" w:sz="4" w:space="0"/>
            </w:tcBorders>
            <w:noWrap w:val="0"/>
            <w:tcMar>
              <w:top w:w="60" w:type="dxa"/>
              <w:left w:w="120" w:type="dxa"/>
              <w:bottom w:w="30" w:type="dxa"/>
              <w:right w:w="120" w:type="dxa"/>
            </w:tcMar>
            <w:vAlign w:val="center"/>
          </w:tcPr>
          <w:p w14:paraId="1541B7F3">
            <w:pPr>
              <w:spacing w:line="360" w:lineRule="exact"/>
              <w:jc w:val="left"/>
              <w:rPr>
                <w:rFonts w:ascii="仿宋_GB2312" w:hAnsi="仿宋_GB2312" w:eastAsia="仿宋_GB2312" w:cs="仿宋_GB2312"/>
                <w:sz w:val="24"/>
                <w:szCs w:val="24"/>
              </w:rPr>
            </w:pPr>
            <w:r>
              <w:rPr>
                <w:rFonts w:hint="eastAsia" w:ascii="仿宋_GB2312" w:hAnsi="仿宋_GB2312" w:eastAsia="仿宋_GB2312" w:cs="仿宋_GB2312"/>
                <w:sz w:val="24"/>
                <w:szCs w:val="24"/>
              </w:rPr>
              <w:t>项目团队填报 / 更新转化信息及佐证材料→二级单位管理团队审核确认→总部管理团队备案</w:t>
            </w:r>
          </w:p>
        </w:tc>
      </w:tr>
    </w:tbl>
    <w:p w14:paraId="45387158">
      <w:pPr>
        <w:spacing w:line="240" w:lineRule="auto"/>
        <w:ind w:firstLine="0" w:firstLineChars="0"/>
        <w:jc w:val="left"/>
        <w:outlineLvl w:val="9"/>
        <w:rPr>
          <w:del w:id="36" w:author="411582" w:date="2026-07-09T19:16:20Z"/>
          <w:rFonts w:hint="eastAsia" w:ascii="仿宋_GB2312" w:hAnsi="仿宋_GB2312" w:eastAsia="仿宋_GB2312" w:cs="仿宋_GB2312"/>
          <w:bCs w:val="0"/>
          <w:sz w:val="32"/>
          <w:szCs w:val="32"/>
          <w:lang w:eastAsia="zh-CN"/>
        </w:rPr>
      </w:pPr>
      <w:del w:id="37" w:author="411582" w:date="2026-07-09T19:16:20Z">
        <w:r>
          <w:rPr>
            <w:rFonts w:hint="eastAsia" w:ascii="仿宋_GB2312" w:hAnsi="仿宋_GB2312" w:eastAsia="仿宋_GB2312" w:cs="仿宋_GB2312"/>
            <w:bCs w:val="0"/>
            <w:sz w:val="32"/>
            <w:szCs w:val="32"/>
            <w:lang w:eastAsia="zh-CN"/>
          </w:rPr>
          <w:br w:type="page"/>
        </w:r>
      </w:del>
    </w:p>
    <w:p w14:paraId="31F352FA">
      <w:pPr>
        <w:spacing w:line="560" w:lineRule="exact"/>
        <w:ind w:firstLine="640" w:firstLineChars="200"/>
        <w:jc w:val="left"/>
        <w:outlineLvl w:val="1"/>
        <w:rPr>
          <w:del w:id="38" w:author="411582" w:date="2026-07-09T19:16:20Z"/>
          <w:rFonts w:hint="eastAsia" w:ascii="楷体_GB2312" w:hAnsi="楷体_GB2312" w:eastAsia="楷体_GB2312" w:cs="楷体_GB2312"/>
          <w:bCs/>
          <w:sz w:val="32"/>
          <w:szCs w:val="32"/>
          <w:lang w:eastAsia="zh-CN"/>
        </w:rPr>
      </w:pPr>
      <w:del w:id="39" w:author="411582" w:date="2026-07-09T19:16:20Z">
        <w:bookmarkStart w:id="31" w:name="OLE_LINK11"/>
        <w:r>
          <w:rPr>
            <w:rFonts w:hint="eastAsia" w:ascii="楷体_GB2312" w:hAnsi="楷体_GB2312" w:eastAsia="楷体_GB2312" w:cs="楷体_GB2312"/>
            <w:bCs/>
            <w:sz w:val="32"/>
            <w:szCs w:val="32"/>
            <w:lang w:eastAsia="zh-CN"/>
          </w:rPr>
          <w:delText>（</w:delText>
        </w:r>
      </w:del>
      <w:del w:id="40" w:author="411582" w:date="2026-07-09T19:16:20Z">
        <w:r>
          <w:rPr>
            <w:rFonts w:hint="eastAsia" w:ascii="楷体_GB2312" w:hAnsi="楷体_GB2312" w:eastAsia="楷体_GB2312" w:cs="楷体_GB2312"/>
            <w:bCs/>
            <w:sz w:val="32"/>
            <w:szCs w:val="32"/>
            <w:lang w:val="en-US" w:eastAsia="zh-CN"/>
          </w:rPr>
          <w:delText>五）</w:delText>
        </w:r>
      </w:del>
      <w:del w:id="41" w:author="411582" w:date="2026-07-09T19:16:20Z">
        <w:r>
          <w:rPr>
            <w:rFonts w:hint="eastAsia" w:ascii="楷体_GB2312" w:hAnsi="楷体_GB2312" w:eastAsia="楷体_GB2312" w:cs="楷体_GB2312"/>
            <w:bCs/>
            <w:sz w:val="32"/>
            <w:szCs w:val="32"/>
            <w:lang w:eastAsia="zh-CN"/>
          </w:rPr>
          <w:delText>后评价</w:delText>
        </w:r>
      </w:del>
    </w:p>
    <w:bookmarkEnd w:id="31"/>
    <w:p w14:paraId="4407CC6A">
      <w:pPr>
        <w:numPr>
          <w:ilvl w:val="-1"/>
          <w:numId w:val="0"/>
        </w:numPr>
        <w:spacing w:line="580" w:lineRule="exact"/>
        <w:ind w:left="0" w:firstLine="420" w:firstLineChars="200"/>
        <w:jc w:val="left"/>
        <w:rPr>
          <w:del w:id="42" w:author="411582" w:date="2026-07-09T19:16:20Z"/>
          <w:rFonts w:hint="default" w:ascii="仿宋_GB2312" w:hAnsi="仿宋_GB2312" w:eastAsia="仿宋_GB2312" w:cs="仿宋_GB2312"/>
          <w:sz w:val="32"/>
          <w:szCs w:val="32"/>
          <w:lang w:val="en-US" w:eastAsia="zh-CN"/>
        </w:rPr>
      </w:pPr>
      <w:del w:id="43" w:author="411582" w:date="2026-07-09T19:16:20Z">
        <w:r>
          <w:rPr/>
          <w:drawing>
            <wp:anchor distT="0" distB="0" distL="114300" distR="114300" simplePos="0" relativeHeight="251660288" behindDoc="0" locked="0" layoutInCell="1" allowOverlap="1">
              <wp:simplePos x="0" y="0"/>
              <wp:positionH relativeFrom="column">
                <wp:posOffset>1489075</wp:posOffset>
              </wp:positionH>
              <wp:positionV relativeFrom="paragraph">
                <wp:posOffset>443865</wp:posOffset>
              </wp:positionV>
              <wp:extent cx="2334895" cy="7861300"/>
              <wp:effectExtent l="0" t="0" r="0" b="0"/>
              <wp:wrapTopAndBottom/>
              <wp:docPr id="1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9"/>
                      <pic:cNvPicPr>
                        <a:picLocks noChangeAspect="1"/>
                      </pic:cNvPicPr>
                    </pic:nvPicPr>
                    <pic:blipFill>
                      <a:blip r:embed="rId24"/>
                      <a:srcRect t="2784" b="3300"/>
                      <a:stretch>
                        <a:fillRect/>
                      </a:stretch>
                    </pic:blipFill>
                    <pic:spPr>
                      <a:xfrm>
                        <a:off x="0" y="0"/>
                        <a:ext cx="2334895" cy="7861300"/>
                      </a:xfrm>
                      <a:prstGeom prst="rect">
                        <a:avLst/>
                      </a:prstGeom>
                      <a:noFill/>
                      <a:ln>
                        <a:noFill/>
                      </a:ln>
                    </pic:spPr>
                  </pic:pic>
                </a:graphicData>
              </a:graphic>
            </wp:anchor>
          </w:drawing>
        </w:r>
      </w:del>
      <w:del w:id="45" w:author="411582" w:date="2026-07-09T19:16:20Z">
        <w:r>
          <w:rPr>
            <w:rFonts w:hint="eastAsia" w:ascii="仿宋_GB2312" w:hAnsi="仿宋_GB2312" w:eastAsia="仿宋_GB2312" w:cs="仿宋_GB2312"/>
            <w:sz w:val="32"/>
            <w:szCs w:val="32"/>
            <w:lang w:val="en-US" w:eastAsia="zh-CN"/>
          </w:rPr>
          <w:delText xml:space="preserve">后评价阶段工作流程如图所示：                                                                                                                                                                                                                                                                                                                                                                                                                                                                                                                                                                                                                                                                                                                                                                                                                                                                                                                                                                                                                                                                                                                                                                                                                                                                                                                                                                                                                                                                                                                                                                                                                                                                                                                                                                                                                                                                                                                                                                                                                                                                                                                                                                                                                                                                                                                                                                                                                                                                                                                                                                                                                                                                                                                                                                                                                                                                                                                                                                                                                                                                                                                                                                                                                                                                                                                                                                                                                                                                                                                                                                                                                                                                                                                                                                                                                                                                                                                                                                                                                                                                                                                                                                                                  </w:delText>
        </w:r>
        <w:r>
          <w:rPr>
            <w:rFonts w:hint="eastAsia" w:ascii="仿宋_GB2312" w:hAnsi="仿宋_GB2312" w:eastAsia="仿宋_GB2312" w:cs="仿宋_GB2312"/>
            <w:sz w:val="32"/>
            <w:szCs w:val="32"/>
            <w:lang w:val="en-US" w:eastAsia="zh-CN"/>
          </w:rPr>
          <w:delText xml:space="preserve">                                                                                                                                                                                                                                                                                                                                                                                                                                                                                                                                                                                                                                                                                                                                                                                                                                                                                                                                                                                                                                                                                                                                                                                                                                                                                                                                                                                                                                                                                                                                                                                                                                                                                                                                                                                                                                                                                                                                                                                                                                                                                                                                                                                                                                                                                                                                                                                                                                                                                                                                                                                                                                                                                                                                                                                                                                                                                                                                                                                                                                                                                                                                                                                                                                                                                                                                                                                                                                                                                                                                                                                                                                                                                                                                                                                                                                                                                                                                                                                                                                                                                                                                                                                                                </w:delText>
        </w:r>
        <w:r>
          <w:rPr>
            <w:rFonts w:hint="eastAsia" w:ascii="仿宋_GB2312" w:hAnsi="仿宋_GB2312" w:eastAsia="仿宋_GB2312" w:cs="仿宋_GB2312"/>
            <w:sz w:val="32"/>
            <w:szCs w:val="32"/>
            <w:lang w:val="en-US" w:eastAsia="zh-CN"/>
          </w:rPr>
          <w:delText xml:space="preserve">                                                                                                                                                                                                                                                                                                                                                                                                                                                                                                                                                                                                                                                                                                                                                                                                                                                                                                                                                                                                                                                                                                                                                                                                                                                                                                                                                                                                                                                                                                                                                                                                                                                                                                                                                                                                                                                                                                                                                                                                                                                                                                                                                                                                                                                                                                                                                                                                                                                                                                                                                                                                                                                    </w:delText>
        </w:r>
      </w:del>
    </w:p>
    <w:p w14:paraId="7955201F">
      <w:pPr>
        <w:spacing w:line="580" w:lineRule="exact"/>
        <w:ind w:firstLine="640" w:firstLineChars="200"/>
        <w:jc w:val="left"/>
        <w:rPr>
          <w:del w:id="46" w:author="411582" w:date="2026-07-09T19:16:20Z"/>
          <w:rFonts w:hint="eastAsia" w:ascii="仿宋_GB2312" w:hAnsi="仿宋_GB2312" w:eastAsia="仿宋_GB2312" w:cs="仿宋_GB2312"/>
          <w:sz w:val="32"/>
          <w:szCs w:val="32"/>
        </w:rPr>
      </w:pPr>
      <w:del w:id="47" w:author="411582" w:date="2026-07-09T19:16:20Z">
        <w:r>
          <w:rPr>
            <w:rFonts w:hint="eastAsia" w:ascii="仿宋_GB2312" w:hAnsi="仿宋_GB2312" w:eastAsia="仿宋_GB2312" w:cs="仿宋_GB2312"/>
            <w:sz w:val="32"/>
            <w:szCs w:val="32"/>
          </w:rPr>
          <w:delText>后评价是科研项目全生命周期的最终闭环管理环节，在项目验收全部完成并投入一定时间后启动。本模块实行分级管理、差异化流程管控，评价数据自动同步至项目台账与可视化看板，评价结果作为后续项目立项、经费调配、协作单位遴选、项目绩效考核的重要依据。</w:delText>
        </w:r>
      </w:del>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7"/>
        <w:gridCol w:w="4173"/>
        <w:gridCol w:w="2841"/>
      </w:tblGrid>
      <w:tr w14:paraId="2A6E7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48" w:author="411582" w:date="2026-07-09T19:16:20Z"/>
        </w:trPr>
        <w:tc>
          <w:tcPr>
            <w:tcW w:w="1507" w:type="dxa"/>
          </w:tcPr>
          <w:p w14:paraId="1EB5D942">
            <w:pPr>
              <w:spacing w:line="360" w:lineRule="exact"/>
              <w:jc w:val="center"/>
              <w:rPr>
                <w:del w:id="49" w:author="411582" w:date="2026-07-09T19:16:20Z"/>
                <w:rFonts w:hint="eastAsia" w:ascii="黑体" w:hAnsi="黑体" w:eastAsia="黑体" w:cs="黑体"/>
                <w:sz w:val="24"/>
                <w:szCs w:val="24"/>
                <w:vertAlign w:val="baseline"/>
                <w:lang w:val="en-US" w:eastAsia="zh-CN"/>
              </w:rPr>
            </w:pPr>
            <w:del w:id="50" w:author="411582" w:date="2026-07-09T19:16:20Z">
              <w:r>
                <w:rPr>
                  <w:rFonts w:hint="eastAsia" w:ascii="黑体" w:hAnsi="黑体" w:eastAsia="黑体" w:cs="黑体"/>
                  <w:sz w:val="24"/>
                  <w:szCs w:val="24"/>
                  <w:vertAlign w:val="baseline"/>
                  <w:lang w:val="en-US" w:eastAsia="zh-CN"/>
                </w:rPr>
                <w:delText>模块</w:delText>
              </w:r>
            </w:del>
          </w:p>
        </w:tc>
        <w:tc>
          <w:tcPr>
            <w:tcW w:w="4173" w:type="dxa"/>
          </w:tcPr>
          <w:p w14:paraId="6A8104D4">
            <w:pPr>
              <w:spacing w:line="360" w:lineRule="exact"/>
              <w:jc w:val="center"/>
              <w:rPr>
                <w:del w:id="51" w:author="411582" w:date="2026-07-09T19:16:20Z"/>
                <w:rFonts w:hint="eastAsia" w:ascii="黑体" w:hAnsi="黑体" w:eastAsia="黑体" w:cs="黑体"/>
                <w:sz w:val="24"/>
                <w:szCs w:val="24"/>
                <w:vertAlign w:val="baseline"/>
                <w:lang w:val="en-US" w:eastAsia="zh-CN"/>
              </w:rPr>
            </w:pPr>
            <w:del w:id="52" w:author="411582" w:date="2026-07-09T19:16:20Z">
              <w:r>
                <w:rPr>
                  <w:rFonts w:hint="eastAsia" w:ascii="黑体" w:hAnsi="黑体" w:eastAsia="黑体" w:cs="黑体"/>
                  <w:sz w:val="24"/>
                  <w:szCs w:val="24"/>
                  <w:vertAlign w:val="baseline"/>
                  <w:lang w:val="en-US" w:eastAsia="zh-CN"/>
                </w:rPr>
                <w:delText>说明</w:delText>
              </w:r>
            </w:del>
          </w:p>
        </w:tc>
        <w:tc>
          <w:tcPr>
            <w:tcW w:w="2841" w:type="dxa"/>
          </w:tcPr>
          <w:p w14:paraId="1D375976">
            <w:pPr>
              <w:spacing w:line="360" w:lineRule="exact"/>
              <w:jc w:val="center"/>
              <w:rPr>
                <w:del w:id="53" w:author="411582" w:date="2026-07-09T19:16:20Z"/>
                <w:rFonts w:hint="eastAsia" w:ascii="黑体" w:hAnsi="黑体" w:eastAsia="黑体" w:cs="黑体"/>
                <w:sz w:val="24"/>
                <w:szCs w:val="24"/>
                <w:vertAlign w:val="baseline"/>
                <w:lang w:val="en-US" w:eastAsia="zh-CN"/>
              </w:rPr>
            </w:pPr>
            <w:del w:id="54" w:author="411582" w:date="2026-07-09T19:16:20Z">
              <w:r>
                <w:rPr>
                  <w:rFonts w:hint="eastAsia" w:ascii="黑体" w:hAnsi="黑体" w:eastAsia="黑体" w:cs="黑体"/>
                  <w:sz w:val="24"/>
                  <w:szCs w:val="24"/>
                  <w:vertAlign w:val="baseline"/>
                  <w:lang w:val="en-US" w:eastAsia="zh-CN"/>
                </w:rPr>
                <w:delText>审批流</w:delText>
              </w:r>
            </w:del>
          </w:p>
        </w:tc>
      </w:tr>
      <w:tr w14:paraId="4F405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55" w:author="411582" w:date="2026-07-09T19:16:20Z"/>
        </w:trPr>
        <w:tc>
          <w:tcPr>
            <w:tcW w:w="1507" w:type="dxa"/>
          </w:tcPr>
          <w:p w14:paraId="2A0A5AE8">
            <w:pPr>
              <w:spacing w:line="360" w:lineRule="exact"/>
              <w:jc w:val="left"/>
              <w:rPr>
                <w:del w:id="56" w:author="411582" w:date="2026-07-09T19:16:20Z"/>
                <w:rFonts w:hint="eastAsia" w:ascii="仿宋_GB2312" w:hAnsi="仿宋_GB2312" w:eastAsia="仿宋_GB2312" w:cs="仿宋_GB2312"/>
                <w:sz w:val="24"/>
                <w:szCs w:val="24"/>
                <w:lang w:val="en-US" w:eastAsia="zh-CN"/>
              </w:rPr>
            </w:pPr>
            <w:del w:id="57" w:author="411582" w:date="2026-07-09T19:16:20Z">
              <w:r>
                <w:rPr>
                  <w:rFonts w:hint="eastAsia" w:ascii="仿宋_GB2312" w:hAnsi="仿宋_GB2312" w:eastAsia="仿宋_GB2312" w:cs="仿宋_GB2312"/>
                  <w:sz w:val="24"/>
                  <w:szCs w:val="24"/>
                  <w:vertAlign w:val="baseline"/>
                  <w:lang w:val="en-US" w:eastAsia="zh-CN"/>
                </w:rPr>
                <w:delText>后评价</w:delText>
              </w:r>
            </w:del>
          </w:p>
        </w:tc>
        <w:tc>
          <w:tcPr>
            <w:tcW w:w="4173" w:type="dxa"/>
          </w:tcPr>
          <w:p w14:paraId="271EF361">
            <w:pPr>
              <w:spacing w:line="360" w:lineRule="exact"/>
              <w:jc w:val="left"/>
              <w:rPr>
                <w:del w:id="58" w:author="411582" w:date="2026-07-09T19:16:20Z"/>
                <w:rFonts w:hint="eastAsia" w:ascii="仿宋_GB2312" w:hAnsi="仿宋_GB2312" w:eastAsia="仿宋_GB2312" w:cs="仿宋_GB2312"/>
                <w:sz w:val="24"/>
                <w:szCs w:val="24"/>
                <w:vertAlign w:val="baseline"/>
              </w:rPr>
            </w:pPr>
            <w:del w:id="59" w:author="411582" w:date="2026-07-09T19:16:20Z">
              <w:r>
                <w:rPr>
                  <w:rFonts w:hint="eastAsia" w:ascii="仿宋_GB2312" w:hAnsi="仿宋_GB2312" w:eastAsia="仿宋_GB2312" w:cs="仿宋_GB2312"/>
                  <w:sz w:val="24"/>
                  <w:szCs w:val="24"/>
                  <w:vertAlign w:val="baseline"/>
                </w:rPr>
                <w:delText>启动时限：考虑到项目众多，前期仅选取超1亿项目开展后评价，项目完成最终公司验收3年内办理后评价，由二级单位组织，逾期系统自动触发预警。</w:delText>
              </w:r>
            </w:del>
          </w:p>
          <w:p w14:paraId="75C261F4">
            <w:pPr>
              <w:spacing w:line="360" w:lineRule="exact"/>
              <w:jc w:val="left"/>
              <w:rPr>
                <w:del w:id="60" w:author="411582" w:date="2026-07-09T19:16:20Z"/>
                <w:rFonts w:hint="eastAsia" w:ascii="仿宋_GB2312" w:hAnsi="仿宋_GB2312" w:eastAsia="仿宋_GB2312" w:cs="仿宋_GB2312"/>
                <w:sz w:val="24"/>
                <w:szCs w:val="24"/>
                <w:vertAlign w:val="baseline"/>
              </w:rPr>
            </w:pPr>
            <w:del w:id="61" w:author="411582" w:date="2026-07-09T19:16:20Z">
              <w:r>
                <w:rPr>
                  <w:rFonts w:hint="eastAsia" w:ascii="仿宋_GB2312" w:hAnsi="仿宋_GB2312" w:eastAsia="仿宋_GB2312" w:cs="仿宋_GB2312"/>
                  <w:sz w:val="24"/>
                  <w:szCs w:val="24"/>
                  <w:vertAlign w:val="baseline"/>
                </w:rPr>
                <w:delText>填报主体：由管理团队牵头组织，项目团队负责填报基础信息、整理全套佐证材料。</w:delText>
              </w:r>
            </w:del>
          </w:p>
          <w:p w14:paraId="4E7C81C1">
            <w:pPr>
              <w:spacing w:line="360" w:lineRule="exact"/>
              <w:jc w:val="left"/>
              <w:rPr>
                <w:del w:id="62" w:author="411582" w:date="2026-07-09T19:16:20Z"/>
                <w:rFonts w:hint="eastAsia" w:ascii="仿宋_GB2312" w:hAnsi="仿宋_GB2312" w:eastAsia="仿宋_GB2312" w:cs="仿宋_GB2312"/>
                <w:sz w:val="24"/>
                <w:szCs w:val="24"/>
                <w:vertAlign w:val="baseline"/>
              </w:rPr>
            </w:pPr>
            <w:del w:id="63" w:author="411582" w:date="2026-07-09T19:16:20Z">
              <w:r>
                <w:rPr>
                  <w:rFonts w:hint="eastAsia" w:ascii="仿宋_GB2312" w:hAnsi="仿宋_GB2312" w:eastAsia="仿宋_GB2312" w:cs="仿宋_GB2312"/>
                  <w:sz w:val="24"/>
                  <w:szCs w:val="24"/>
                  <w:vertAlign w:val="baseline"/>
                </w:rPr>
                <w:delText>填报内容：涵盖项目整体目标达成情况、实施进度管控、经费预算执行、科研成果产出等综合评价内容。</w:delText>
              </w:r>
            </w:del>
          </w:p>
          <w:p w14:paraId="2EE3F827">
            <w:pPr>
              <w:spacing w:line="360" w:lineRule="exact"/>
              <w:jc w:val="left"/>
              <w:rPr>
                <w:del w:id="64" w:author="411582" w:date="2026-07-09T19:16:20Z"/>
                <w:rFonts w:hint="eastAsia" w:ascii="仿宋_GB2312" w:hAnsi="仿宋_GB2312" w:eastAsia="仿宋_GB2312" w:cs="仿宋_GB2312"/>
                <w:sz w:val="24"/>
                <w:szCs w:val="24"/>
              </w:rPr>
            </w:pPr>
            <w:del w:id="65" w:author="411582" w:date="2026-07-09T19:16:20Z">
              <w:r>
                <w:rPr>
                  <w:rFonts w:hint="eastAsia" w:ascii="仿宋_GB2312" w:hAnsi="仿宋_GB2312" w:eastAsia="仿宋_GB2312" w:cs="仿宋_GB2312"/>
                  <w:sz w:val="24"/>
                  <w:szCs w:val="24"/>
                  <w:vertAlign w:val="baseline"/>
                </w:rPr>
                <w:delText>材料归档：考虑到验收时，已上传过全套材料，据此，为避免重复工作，本次仅上传后评价的内容，上传《项目后评价报告》、评审纪要、成果证明等全套佐证文件，系统统一线上归档留存。</w:delText>
              </w:r>
            </w:del>
          </w:p>
        </w:tc>
        <w:tc>
          <w:tcPr>
            <w:tcW w:w="2841" w:type="dxa"/>
          </w:tcPr>
          <w:p w14:paraId="72AE9AEE">
            <w:pPr>
              <w:spacing w:line="360" w:lineRule="exact"/>
              <w:jc w:val="left"/>
              <w:rPr>
                <w:del w:id="66" w:author="411582" w:date="2026-07-09T19:16:20Z"/>
                <w:rFonts w:hint="eastAsia" w:ascii="仿宋_GB2312" w:hAnsi="仿宋_GB2312" w:eastAsia="仿宋_GB2312" w:cs="仿宋_GB2312"/>
                <w:sz w:val="24"/>
                <w:szCs w:val="24"/>
                <w:vertAlign w:val="baseline"/>
              </w:rPr>
            </w:pPr>
            <w:del w:id="67" w:author="411582" w:date="2026-07-09T19:16:20Z">
              <w:r>
                <w:rPr>
                  <w:rFonts w:hint="eastAsia" w:ascii="仿宋_GB2312" w:hAnsi="仿宋_GB2312" w:eastAsia="仿宋_GB2312" w:cs="仿宋_GB2312"/>
                  <w:sz w:val="24"/>
                  <w:szCs w:val="24"/>
                  <w:vertAlign w:val="baseline"/>
                </w:rPr>
                <w:delText>通用审批流程</w:delText>
              </w:r>
            </w:del>
          </w:p>
          <w:p w14:paraId="5316F09F">
            <w:pPr>
              <w:spacing w:line="360" w:lineRule="exact"/>
              <w:jc w:val="left"/>
              <w:rPr>
                <w:del w:id="68" w:author="411582" w:date="2026-07-09T19:16:20Z"/>
                <w:rFonts w:hint="eastAsia" w:ascii="仿宋_GB2312" w:hAnsi="仿宋_GB2312" w:eastAsia="仿宋_GB2312" w:cs="仿宋_GB2312"/>
                <w:sz w:val="24"/>
                <w:szCs w:val="24"/>
              </w:rPr>
            </w:pPr>
            <w:del w:id="69" w:author="411582" w:date="2026-07-09T19:16:20Z">
              <w:r>
                <w:rPr>
                  <w:rFonts w:hint="eastAsia" w:ascii="仿宋_GB2312" w:hAnsi="仿宋_GB2312" w:eastAsia="仿宋_GB2312" w:cs="仿宋_GB2312"/>
                  <w:sz w:val="24"/>
                  <w:szCs w:val="24"/>
                  <w:vertAlign w:val="baseline"/>
                </w:rPr>
                <w:delText>所有项目后评价均执行二级单位审批、总部科技部可查看：项目团队完成信息填报及材料上传→二级总师技术把关→二级单位管理部门初审→单位分管领导审批。</w:delText>
              </w:r>
            </w:del>
          </w:p>
        </w:tc>
      </w:tr>
    </w:tbl>
    <w:p w14:paraId="7AC33F87">
      <w:pPr>
        <w:spacing w:line="580" w:lineRule="exact"/>
        <w:ind w:firstLine="640" w:firstLineChars="200"/>
        <w:jc w:val="left"/>
        <w:rPr>
          <w:rFonts w:hint="eastAsia" w:ascii="仿宋_GB2312" w:hAnsi="仿宋_GB2312" w:eastAsia="仿宋_GB2312" w:cs="仿宋_GB2312"/>
          <w:sz w:val="32"/>
          <w:szCs w:val="32"/>
        </w:rPr>
      </w:pPr>
    </w:p>
    <w:sectPr>
      <w:pgSz w:w="11905" w:h="16840"/>
      <w:pgMar w:top="1440" w:right="1800" w:bottom="1440" w:left="1800" w:header="720" w:footer="720"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411582" w:date="2026-07-09T19:22:49Z" w:initials="">
    <w:p w14:paraId="1F459F8F">
      <w:pPr>
        <w:pStyle w:val="3"/>
        <w:rPr>
          <w:rFonts w:hint="eastAsia" w:eastAsia="宋体"/>
          <w:lang w:eastAsia="zh-CN"/>
        </w:rPr>
      </w:pPr>
      <w:r>
        <w:rPr>
          <w:rFonts w:hint="eastAsia"/>
          <w:lang w:eastAsia="zh-CN"/>
        </w:rPr>
        <w:t>新增领导角色，权限是可视化看板、项目台账及成果转化台账。</w:t>
      </w:r>
    </w:p>
  </w:comment>
  <w:comment w:id="1" w:author="411582" w:date="2026-07-09T19:57:14Z" w:initials="">
    <w:p w14:paraId="60583116">
      <w:pPr>
        <w:pStyle w:val="3"/>
        <w:rPr>
          <w:rFonts w:hint="eastAsia" w:eastAsia="宋体"/>
          <w:lang w:eastAsia="zh-CN"/>
        </w:rPr>
      </w:pPr>
      <w:r>
        <w:rPr>
          <w:rFonts w:hint="eastAsia"/>
          <w:lang w:eastAsia="zh-CN"/>
        </w:rPr>
        <w:t>立项阶段要加个查重工具，留个入口</w:t>
      </w:r>
    </w:p>
  </w:comment>
  <w:comment w:id="2" w:author="411582" w:date="2026-07-09T19:15:26Z" w:initials="">
    <w:p w14:paraId="549CC8B7">
      <w:pPr>
        <w:pStyle w:val="3"/>
        <w:rPr>
          <w:rFonts w:hint="eastAsia" w:eastAsia="宋体"/>
          <w:lang w:eastAsia="zh-CN"/>
        </w:rPr>
      </w:pPr>
      <w:r>
        <w:rPr>
          <w:rFonts w:hint="eastAsia"/>
          <w:lang w:eastAsia="zh-CN"/>
        </w:rPr>
        <w:t>成果转化要做单独一块</w:t>
      </w:r>
    </w:p>
  </w:comment>
  <w:comment w:id="3" w:author="411582" w:date="2026-07-09T19:15:14Z" w:initials="">
    <w:p w14:paraId="6D10690C">
      <w:pPr>
        <w:pStyle w:val="3"/>
        <w:rPr>
          <w:rFonts w:hint="eastAsia" w:eastAsia="宋体"/>
          <w:lang w:eastAsia="zh-CN"/>
        </w:rPr>
      </w:pPr>
      <w:r>
        <w:rPr>
          <w:rFonts w:hint="eastAsia"/>
          <w:lang w:eastAsia="zh-CN"/>
        </w:rPr>
        <w:t>暂时删除后评价部分</w:t>
      </w:r>
    </w:p>
  </w:comment>
  <w:comment w:id="4" w:author="411582" w:date="2026-07-09T18:59:44Z" w:initials="">
    <w:p w14:paraId="044A50C8">
      <w:pPr>
        <w:pStyle w:val="3"/>
        <w:rPr>
          <w:rFonts w:hint="default" w:eastAsia="宋体"/>
          <w:lang w:val="en-US" w:eastAsia="zh-CN"/>
        </w:rPr>
      </w:pPr>
      <w:r>
        <w:rPr>
          <w:rFonts w:hint="eastAsia"/>
          <w:lang w:val="en-US" w:eastAsia="zh-CN"/>
        </w:rPr>
        <w:t>本周</w:t>
      </w:r>
    </w:p>
  </w:comment>
  <w:comment w:id="5" w:author="411582" w:date="2026-07-09T19:41:18Z" w:initials="">
    <w:p w14:paraId="083D0F40">
      <w:pPr>
        <w:pStyle w:val="3"/>
        <w:rPr>
          <w:rFonts w:hint="eastAsia" w:eastAsia="宋体"/>
          <w:lang w:eastAsia="zh-CN"/>
        </w:rPr>
      </w:pPr>
      <w:r>
        <w:rPr>
          <w:rFonts w:hint="eastAsia"/>
          <w:lang w:eastAsia="zh-CN"/>
        </w:rPr>
        <w:t>各个图标的逻辑要优化下。项目层级和各渠道项目分布要体现关联逻辑；各单位的国家级、地方级、公司级项目承担情况要体现；计划管理要体现；经费方面要体现总经费、国拨数、自筹数以及在研项目总经费、国拨数、自筹数；经费执行率部分还要体现总执行率；成果转化部分主要是要体现成果数，向各个型号的转化情况。以上具体是以图表形式还是数字形式麻烦看怎么合理怎么弄。</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F459F8F" w15:done="0"/>
  <w15:commentEx w15:paraId="60583116" w15:done="0"/>
  <w15:commentEx w15:paraId="549CC8B7" w15:done="0"/>
  <w15:commentEx w15:paraId="6D10690C" w15:done="0"/>
  <w15:commentEx w15:paraId="044A50C8" w15:done="0"/>
  <w15:commentEx w15:paraId="083D0F4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1D207E72-A935-49E1-97FB-1E8D4AB97521}"/>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embedRegular r:id="rId2" w:fontKey="{D3ED76AD-566B-4A48-91BC-5DB8AA3EBBBC}"/>
  </w:font>
  <w:font w:name="隶书">
    <w:panose1 w:val="02010509060101010101"/>
    <w:charset w:val="86"/>
    <w:family w:val="modern"/>
    <w:pitch w:val="default"/>
    <w:sig w:usb0="00000001" w:usb1="080E0000" w:usb2="00000000" w:usb3="00000000" w:csb0="00040000" w:csb1="00000000"/>
    <w:embedRegular r:id="rId3" w:fontKey="{C6D1D1E6-879A-4F1F-87F2-03A40C98C15A}"/>
  </w:font>
  <w:font w:name="方正小标宋简体">
    <w:panose1 w:val="03000509000000000000"/>
    <w:charset w:val="86"/>
    <w:family w:val="script"/>
    <w:pitch w:val="default"/>
    <w:sig w:usb0="00000001" w:usb1="080E0000" w:usb2="00000000" w:usb3="00000000" w:csb0="00040000" w:csb1="00000000"/>
    <w:embedRegular r:id="rId4" w:fontKey="{68051BA7-423D-475B-A0DD-FB9A9D0219D2}"/>
  </w:font>
  <w:font w:name="楷体_GB2312">
    <w:panose1 w:val="02010609030101010101"/>
    <w:charset w:val="86"/>
    <w:family w:val="modern"/>
    <w:pitch w:val="default"/>
    <w:sig w:usb0="00000001" w:usb1="080E0000" w:usb2="00000000" w:usb3="00000000" w:csb0="00040000" w:csb1="00000000"/>
    <w:embedRegular r:id="rId5" w:fontKey="{CBB27FBE-4C9B-4D81-B010-8AA53C607CA7}"/>
  </w:font>
  <w:font w:name="WPSEMBED1">
    <w:panose1 w:val="02010609030101010101"/>
    <w:charset w:val="86"/>
    <w:family w:val="auto"/>
    <w:pitch w:val="default"/>
    <w:sig w:usb0="00000001" w:usb1="080E0000" w:usb2="00000000" w:usb3="00000000" w:csb0="00040000" w:csb1="00000000"/>
  </w:font>
  <w:font w:name="WPSEMBED2">
    <w:panose1 w:val="03000509000000000000"/>
    <w:charset w:val="86"/>
    <w:family w:val="auto"/>
    <w:pitch w:val="default"/>
    <w:sig w:usb0="00000001" w:usb1="080E0000" w:usb2="00000000" w:usb3="00000000" w:csb0="00040000" w:csb1="00000000"/>
  </w:font>
  <w:font w:name="WPSEMBED3">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414679">
    <w:pPr>
      <w:pStyle w:val="4"/>
      <w:jc w:val="center"/>
      <w:rPr>
        <w:rFonts w:ascii="Times New Roman" w:hAnsi="Times New Roman"/>
        <w:sz w:val="21"/>
        <w:szCs w:val="21"/>
      </w:rPr>
    </w:pPr>
    <w:r>
      <w:rPr>
        <w:rFonts w:ascii="Times New Roman" w:hAnsi="Times New Roman"/>
        <w:sz w:val="21"/>
        <w:szCs w:val="21"/>
      </w:rPr>
      <w:fldChar w:fldCharType="begin"/>
    </w:r>
    <w:r>
      <w:rPr>
        <w:rFonts w:ascii="Times New Roman" w:hAnsi="Times New Roman"/>
        <w:sz w:val="21"/>
        <w:szCs w:val="21"/>
      </w:rPr>
      <w:instrText xml:space="preserve">PAGE   \* MERGEFORMAT</w:instrText>
    </w:r>
    <w:r>
      <w:rPr>
        <w:rFonts w:ascii="Times New Roman" w:hAnsi="Times New Roman"/>
        <w:sz w:val="21"/>
        <w:szCs w:val="21"/>
      </w:rPr>
      <w:fldChar w:fldCharType="separate"/>
    </w:r>
    <w:r>
      <w:rPr>
        <w:rFonts w:ascii="Times New Roman" w:hAnsi="Times New Roman"/>
        <w:sz w:val="21"/>
        <w:szCs w:val="21"/>
        <w:lang w:val="zh-CN"/>
      </w:rPr>
      <w:t>2</w:t>
    </w:r>
    <w:r>
      <w:rPr>
        <w:rFonts w:ascii="Times New Roman" w:hAnsi="Times New Roman"/>
        <w:sz w:val="21"/>
        <w:szCs w:val="21"/>
      </w:rPr>
      <w:fldChar w:fldCharType="end"/>
    </w:r>
  </w:p>
  <w:p w14:paraId="54D0F40C">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9F218C"/>
    <w:multiLevelType w:val="singleLevel"/>
    <w:tmpl w:val="139F218C"/>
    <w:lvl w:ilvl="0" w:tentative="0">
      <w:start w:val="1"/>
      <w:numFmt w:val="chineseCounting"/>
      <w:suff w:val="nothing"/>
      <w:lvlText w:val="（%1）"/>
      <w:lvlJc w:val="left"/>
      <w:rPr>
        <w:rFonts w:hint="eastAsia"/>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棋卒">
    <w15:presenceInfo w15:providerId="WPS Office" w15:userId="2157963634"/>
  </w15:person>
  <w15:person w15:author="411582">
    <w15:presenceInfo w15:providerId="None" w15:userId="4115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embedTrueTypeFonts/>
  <w:saveSubsetFonts/>
  <w:bordersDoNotSurroundHeader w:val="0"/>
  <w:bordersDoNotSurroundFooter w:val="0"/>
  <w:trackRevisions w:val="1"/>
  <w:documentProtection w:enforcement="0"/>
  <w:defaultTabStop w:val="420"/>
  <w:hyphenationZone w:val="36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FmZWIzNDg2MmIzZjExOTIzMmViNTBmYTMwYTk0ZWYifQ=="/>
  </w:docVars>
  <w:rsids>
    <w:rsidRoot w:val="008D28D7"/>
    <w:rsid w:val="00043493"/>
    <w:rsid w:val="00090B36"/>
    <w:rsid w:val="000E3C99"/>
    <w:rsid w:val="00155FE2"/>
    <w:rsid w:val="0020161D"/>
    <w:rsid w:val="00295563"/>
    <w:rsid w:val="002C2682"/>
    <w:rsid w:val="0033729E"/>
    <w:rsid w:val="003973B5"/>
    <w:rsid w:val="003B5635"/>
    <w:rsid w:val="00420211"/>
    <w:rsid w:val="004543A1"/>
    <w:rsid w:val="00456186"/>
    <w:rsid w:val="00504C33"/>
    <w:rsid w:val="00520A9A"/>
    <w:rsid w:val="005260C4"/>
    <w:rsid w:val="0055406D"/>
    <w:rsid w:val="005837D3"/>
    <w:rsid w:val="005C31D2"/>
    <w:rsid w:val="005E5CE9"/>
    <w:rsid w:val="005F3E8A"/>
    <w:rsid w:val="00661ACA"/>
    <w:rsid w:val="00692448"/>
    <w:rsid w:val="006A5F1B"/>
    <w:rsid w:val="0078133E"/>
    <w:rsid w:val="0079741A"/>
    <w:rsid w:val="00804FE8"/>
    <w:rsid w:val="008148FA"/>
    <w:rsid w:val="00843BF9"/>
    <w:rsid w:val="00844580"/>
    <w:rsid w:val="008524E5"/>
    <w:rsid w:val="008A3E1F"/>
    <w:rsid w:val="008D28D7"/>
    <w:rsid w:val="008E1E42"/>
    <w:rsid w:val="00A7466B"/>
    <w:rsid w:val="00A75E21"/>
    <w:rsid w:val="00B81DA4"/>
    <w:rsid w:val="00C06463"/>
    <w:rsid w:val="00C27042"/>
    <w:rsid w:val="00C270E0"/>
    <w:rsid w:val="00DB7DAF"/>
    <w:rsid w:val="00E0230B"/>
    <w:rsid w:val="00E66521"/>
    <w:rsid w:val="00EB1217"/>
    <w:rsid w:val="00EC1861"/>
    <w:rsid w:val="00ED4FB6"/>
    <w:rsid w:val="00FA15BC"/>
    <w:rsid w:val="00FE00D5"/>
    <w:rsid w:val="01A21D3D"/>
    <w:rsid w:val="03C968C6"/>
    <w:rsid w:val="03DA5175"/>
    <w:rsid w:val="04415D9F"/>
    <w:rsid w:val="05681A7F"/>
    <w:rsid w:val="06D3561E"/>
    <w:rsid w:val="07124DC2"/>
    <w:rsid w:val="07852DBD"/>
    <w:rsid w:val="07CE395B"/>
    <w:rsid w:val="07CF155D"/>
    <w:rsid w:val="09D21BBD"/>
    <w:rsid w:val="0A7E353C"/>
    <w:rsid w:val="0C8A697E"/>
    <w:rsid w:val="0D8853B5"/>
    <w:rsid w:val="0DAE74CF"/>
    <w:rsid w:val="0DFB3C10"/>
    <w:rsid w:val="0E025818"/>
    <w:rsid w:val="101920E6"/>
    <w:rsid w:val="122E4051"/>
    <w:rsid w:val="127428D1"/>
    <w:rsid w:val="1280636B"/>
    <w:rsid w:val="13963C5C"/>
    <w:rsid w:val="146F3D6C"/>
    <w:rsid w:val="14A33926"/>
    <w:rsid w:val="15CA354C"/>
    <w:rsid w:val="180B6710"/>
    <w:rsid w:val="1A1C1703"/>
    <w:rsid w:val="1B0B6405"/>
    <w:rsid w:val="1B970EB9"/>
    <w:rsid w:val="1BBA4792"/>
    <w:rsid w:val="1C662D19"/>
    <w:rsid w:val="1CF678FF"/>
    <w:rsid w:val="1DAD6C69"/>
    <w:rsid w:val="20F128FE"/>
    <w:rsid w:val="215D04AF"/>
    <w:rsid w:val="2245341D"/>
    <w:rsid w:val="22740449"/>
    <w:rsid w:val="22A243CB"/>
    <w:rsid w:val="22DE1441"/>
    <w:rsid w:val="22FD5AA5"/>
    <w:rsid w:val="23987667"/>
    <w:rsid w:val="23EA150F"/>
    <w:rsid w:val="242664D7"/>
    <w:rsid w:val="24727DCD"/>
    <w:rsid w:val="247B3591"/>
    <w:rsid w:val="24DB7A7C"/>
    <w:rsid w:val="24E62662"/>
    <w:rsid w:val="255E5459"/>
    <w:rsid w:val="25682BD8"/>
    <w:rsid w:val="25B54415"/>
    <w:rsid w:val="27852B4B"/>
    <w:rsid w:val="27935A00"/>
    <w:rsid w:val="27AB37DF"/>
    <w:rsid w:val="29522ACA"/>
    <w:rsid w:val="295F522B"/>
    <w:rsid w:val="299A404E"/>
    <w:rsid w:val="2A50295E"/>
    <w:rsid w:val="2C200910"/>
    <w:rsid w:val="2F575FBB"/>
    <w:rsid w:val="30CB2C26"/>
    <w:rsid w:val="30DF0208"/>
    <w:rsid w:val="31665B97"/>
    <w:rsid w:val="32A1520A"/>
    <w:rsid w:val="33044C2E"/>
    <w:rsid w:val="33A262A2"/>
    <w:rsid w:val="360867E3"/>
    <w:rsid w:val="364D652C"/>
    <w:rsid w:val="36F72172"/>
    <w:rsid w:val="37C72408"/>
    <w:rsid w:val="38B8629F"/>
    <w:rsid w:val="38D33DB5"/>
    <w:rsid w:val="3D4D4090"/>
    <w:rsid w:val="3E690C74"/>
    <w:rsid w:val="3EA65966"/>
    <w:rsid w:val="3EE85404"/>
    <w:rsid w:val="3F334C2B"/>
    <w:rsid w:val="3F892792"/>
    <w:rsid w:val="41A26C1F"/>
    <w:rsid w:val="43B23A19"/>
    <w:rsid w:val="448A094A"/>
    <w:rsid w:val="44A7454F"/>
    <w:rsid w:val="45486BDD"/>
    <w:rsid w:val="46446E66"/>
    <w:rsid w:val="48135B10"/>
    <w:rsid w:val="4A8A66CA"/>
    <w:rsid w:val="4AA21EBF"/>
    <w:rsid w:val="4C0A4C0B"/>
    <w:rsid w:val="4E0E0960"/>
    <w:rsid w:val="4FED1587"/>
    <w:rsid w:val="51E20BA5"/>
    <w:rsid w:val="52C74B5B"/>
    <w:rsid w:val="55AA66C6"/>
    <w:rsid w:val="57D305A7"/>
    <w:rsid w:val="58793012"/>
    <w:rsid w:val="58B979E5"/>
    <w:rsid w:val="58DD5D47"/>
    <w:rsid w:val="5935155F"/>
    <w:rsid w:val="59ED56B2"/>
    <w:rsid w:val="5A1B6236"/>
    <w:rsid w:val="5A685161"/>
    <w:rsid w:val="5BE01049"/>
    <w:rsid w:val="5C013209"/>
    <w:rsid w:val="5C2A2760"/>
    <w:rsid w:val="5C3B2BBF"/>
    <w:rsid w:val="5CF3349A"/>
    <w:rsid w:val="5D252DE3"/>
    <w:rsid w:val="5F2D3AFE"/>
    <w:rsid w:val="5FBD4480"/>
    <w:rsid w:val="619B7808"/>
    <w:rsid w:val="621C36D0"/>
    <w:rsid w:val="635D0134"/>
    <w:rsid w:val="64B0133E"/>
    <w:rsid w:val="669465E1"/>
    <w:rsid w:val="66FE2269"/>
    <w:rsid w:val="67E660D5"/>
    <w:rsid w:val="68A55D1E"/>
    <w:rsid w:val="6B9640A0"/>
    <w:rsid w:val="6C727E2F"/>
    <w:rsid w:val="6D4027E7"/>
    <w:rsid w:val="6D522CE6"/>
    <w:rsid w:val="6F305E87"/>
    <w:rsid w:val="70027824"/>
    <w:rsid w:val="70291255"/>
    <w:rsid w:val="70F73101"/>
    <w:rsid w:val="71C86595"/>
    <w:rsid w:val="725A62BB"/>
    <w:rsid w:val="72E6342D"/>
    <w:rsid w:val="7376717E"/>
    <w:rsid w:val="73C53042"/>
    <w:rsid w:val="74441163"/>
    <w:rsid w:val="745F3497"/>
    <w:rsid w:val="7501454E"/>
    <w:rsid w:val="7652673B"/>
    <w:rsid w:val="771E2B7F"/>
    <w:rsid w:val="777F7F41"/>
    <w:rsid w:val="78E8666B"/>
    <w:rsid w:val="7B7406ED"/>
    <w:rsid w:val="7BD5403F"/>
    <w:rsid w:val="7DD32B96"/>
    <w:rsid w:val="7DDA1987"/>
    <w:rsid w:val="7FAE491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sz w:val="21"/>
      <w:szCs w:val="22"/>
      <w:lang w:val="en-US" w:eastAsia="zh-CN" w:bidi="ar-SA"/>
    </w:rPr>
  </w:style>
  <w:style w:type="paragraph" w:styleId="2">
    <w:name w:val="heading 3"/>
    <w:basedOn w:val="1"/>
    <w:next w:val="1"/>
    <w:qFormat/>
    <w:uiPriority w:val="0"/>
    <w:pPr>
      <w:spacing w:before="100" w:beforeAutospacing="1" w:after="100" w:afterAutospacing="1"/>
      <w:jc w:val="left"/>
      <w:outlineLvl w:val="2"/>
    </w:pPr>
    <w:rPr>
      <w:rFonts w:hint="eastAsia" w:ascii="宋体" w:hAnsi="宋体" w:eastAsia="宋体" w:cs="宋体"/>
      <w:b/>
      <w:bCs/>
      <w:kern w:val="0"/>
      <w:sz w:val="27"/>
      <w:szCs w:val="27"/>
      <w:lang w:val="en-US" w:eastAsia="zh-CN" w:bidi="ar"/>
    </w:rPr>
  </w:style>
  <w:style w:type="character" w:default="1" w:styleId="10">
    <w:name w:val="Default Paragraph Font"/>
    <w:unhideWhenUsed/>
    <w:qFormat/>
    <w:uiPriority w:val="1"/>
  </w:style>
  <w:style w:type="table" w:default="1" w:styleId="8">
    <w:name w:val="Normal Table"/>
    <w:unhideWhenUsed/>
    <w:qFormat/>
    <w:uiPriority w:val="99"/>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footer"/>
    <w:basedOn w:val="1"/>
    <w:link w:val="12"/>
    <w:qFormat/>
    <w:uiPriority w:val="99"/>
    <w:pPr>
      <w:tabs>
        <w:tab w:val="center" w:pos="4153"/>
        <w:tab w:val="right" w:pos="8306"/>
      </w:tabs>
      <w:snapToGrid w:val="0"/>
      <w:jc w:val="left"/>
    </w:pPr>
    <w:rPr>
      <w:sz w:val="18"/>
      <w:szCs w:val="18"/>
    </w:rPr>
  </w:style>
  <w:style w:type="paragraph" w:styleId="5">
    <w:name w:val="header"/>
    <w:basedOn w:val="1"/>
    <w:link w:val="13"/>
    <w:qFormat/>
    <w:uiPriority w:val="0"/>
    <w:pPr>
      <w:pBdr>
        <w:bottom w:val="single" w:color="auto" w:sz="6" w:space="1"/>
      </w:pBdr>
      <w:tabs>
        <w:tab w:val="center" w:pos="4153"/>
        <w:tab w:val="right" w:pos="8306"/>
      </w:tabs>
      <w:snapToGrid w:val="0"/>
      <w:jc w:val="center"/>
    </w:pPr>
    <w:rPr>
      <w:sz w:val="18"/>
      <w:szCs w:val="18"/>
    </w:rPr>
  </w:style>
  <w:style w:type="paragraph" w:styleId="6">
    <w:name w:val="toc 1"/>
    <w:basedOn w:val="1"/>
    <w:next w:val="1"/>
    <w:qFormat/>
    <w:uiPriority w:val="0"/>
  </w:style>
  <w:style w:type="paragraph" w:styleId="7">
    <w:name w:val="Normal (Web)"/>
    <w:basedOn w:val="1"/>
    <w:qFormat/>
    <w:uiPriority w:val="0"/>
    <w:rPr>
      <w:sz w:val="24"/>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qFormat/>
    <w:uiPriority w:val="0"/>
    <w:rPr>
      <w:b/>
    </w:rPr>
  </w:style>
  <w:style w:type="character" w:customStyle="1" w:styleId="12">
    <w:name w:val="页脚 字符"/>
    <w:link w:val="4"/>
    <w:qFormat/>
    <w:uiPriority w:val="99"/>
    <w:rPr>
      <w:rFonts w:ascii="Calibri" w:hAnsi="Calibri" w:eastAsia="宋体" w:cs="Times New Roman"/>
      <w:sz w:val="18"/>
      <w:szCs w:val="18"/>
    </w:rPr>
  </w:style>
  <w:style w:type="character" w:customStyle="1" w:styleId="13">
    <w:name w:val="页眉 字符"/>
    <w:link w:val="5"/>
    <w:qFormat/>
    <w:uiPriority w:val="0"/>
    <w:rPr>
      <w:rFonts w:ascii="Calibri" w:hAnsi="Calibri" w:eastAsia="宋体" w:cs="Times New Roman"/>
      <w:sz w:val="18"/>
      <w:szCs w:val="18"/>
    </w:rPr>
  </w:style>
  <w:style w:type="character" w:customStyle="1" w:styleId="14">
    <w:name w:val="font11"/>
    <w:qFormat/>
    <w:uiPriority w:val="0"/>
    <w:rPr>
      <w:rFonts w:hint="default" w:ascii="Calibri" w:hAnsi="Calibri" w:cs="Calibri"/>
      <w:b/>
      <w:bCs/>
      <w:color w:val="000000"/>
      <w:sz w:val="24"/>
      <w:szCs w:val="24"/>
      <w:u w:val="none"/>
    </w:rPr>
  </w:style>
  <w:style w:type="character" w:customStyle="1" w:styleId="15">
    <w:name w:val="font21"/>
    <w:qFormat/>
    <w:uiPriority w:val="0"/>
    <w:rPr>
      <w:rFonts w:hint="eastAsia" w:ascii="宋体" w:hAnsi="宋体" w:eastAsia="宋体" w:cs="宋体"/>
      <w:b/>
      <w:bCs/>
      <w:color w:val="000000"/>
      <w:sz w:val="24"/>
      <w:szCs w:val="24"/>
      <w:u w:val="none"/>
    </w:rPr>
  </w:style>
  <w:style w:type="paragraph" w:styleId="16">
    <w:name w:val="List Paragraph"/>
    <w:basedOn w:val="1"/>
    <w:qFormat/>
    <w:uiPriority w:val="99"/>
    <w:pPr>
      <w:ind w:firstLine="420" w:firstLineChars="200"/>
    </w:pPr>
  </w:style>
  <w:style w:type="paragraph" w:customStyle="1" w:styleId="17">
    <w:name w:val="列表段落1"/>
    <w:basedOn w:val="1"/>
    <w:qFormat/>
    <w:uiPriority w:val="34"/>
    <w:pPr>
      <w:ind w:firstLine="420" w:firstLineChars="200"/>
    </w:pPr>
    <w:rPr>
      <w:rFonts w:ascii="Calibri" w:hAnsi="Calibri"/>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8" Type="http://schemas.microsoft.com/office/2011/relationships/people" Target="people.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38</Pages>
  <Words>6841</Words>
  <Characters>6917</Characters>
  <Lines>90</Lines>
  <Paragraphs>25</Paragraphs>
  <TotalTime>198</TotalTime>
  <ScaleCrop>false</ScaleCrop>
  <LinksUpToDate>false</LinksUpToDate>
  <CharactersWithSpaces>6955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2026-06-03T10:08:00Z</dcterms:created>
  <dc:creator>Apache POI</dc:creator>
  <cp:lastModifiedBy>棋卒</cp:lastModifiedBy>
  <cp:lastPrinted>2026-06-23T09:00:00Z</cp:lastPrinted>
  <dcterms:modified xsi:type="dcterms:W3CDTF">2026-09-03T17:12:41Z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{"Label":"1","ContentProducer":"001191110102MACQD9K64010000","ProduceID":"7647108938891300034","ReservedCode1":"","ContentPropagator":"","PropagateID":"","ReservedCode2":""}</vt:lpwstr>
  </property>
  <property fmtid="{D5CDD505-2E9C-101B-9397-08002B2CF9AE}" pid="3" name="KSOProductBuildVer">
    <vt:lpwstr>2052-12.1.0.28043</vt:lpwstr>
  </property>
  <property fmtid="{D5CDD505-2E9C-101B-9397-08002B2CF9AE}" pid="4" name="ICV">
    <vt:lpwstr>7FCDF5C883A1497A886F2A3E81143DE4_13</vt:lpwstr>
  </property>
  <property fmtid="{D5CDD505-2E9C-101B-9397-08002B2CF9AE}" pid="5" name="KSOTemplateDocerSaveRecord">
    <vt:lpwstr>eyJoZGlkIjoiOGQ1OGQ3ZDhlNjg4M2M2ZmIyOGMzODU5MzQwZGU0MDMiLCJ1c2VySWQiOiI2Njg4OTcwNzYifQ==</vt:lpwstr>
  </property>
</Properties>
</file>